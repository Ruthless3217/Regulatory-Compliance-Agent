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8D8092" w14:textId="55D512B1" w:rsidR="00EC5B0F" w:rsidRPr="00C94946" w:rsidRDefault="20FBD6A8" w:rsidP="6C0BF8C5">
      <w:pPr>
        <w:pStyle w:val="Heading1"/>
        <w:rPr>
          <w:rFonts w:ascii="Calibri" w:eastAsia="Aptos Display" w:hAnsi="Calibri" w:cs="Calibri"/>
        </w:rPr>
      </w:pPr>
      <w:r w:rsidRPr="00C94946">
        <w:rPr>
          <w:rFonts w:ascii="Calibri" w:eastAsia="Aptos Display" w:hAnsi="Calibri" w:cs="Calibri"/>
        </w:rPr>
        <w:t xml:space="preserve">GEO Content for </w:t>
      </w:r>
      <w:r w:rsidR="2DB76C8C" w:rsidRPr="00C94946">
        <w:rPr>
          <w:rFonts w:ascii="Calibri" w:eastAsia="Aptos Display" w:hAnsi="Calibri" w:cs="Calibri"/>
        </w:rPr>
        <w:t>Bajaj Life Smart Secure</w:t>
      </w:r>
      <w:r w:rsidR="2E63C65D" w:rsidRPr="00C94946">
        <w:rPr>
          <w:rFonts w:ascii="Calibri" w:eastAsia="Aptos Display" w:hAnsi="Calibri" w:cs="Calibri"/>
        </w:rPr>
        <w:t xml:space="preserve"> ROP</w:t>
      </w:r>
    </w:p>
    <w:p w14:paraId="3E183D42" w14:textId="6B7ED0C3" w:rsidR="00EC5B0F" w:rsidRPr="00C94946" w:rsidRDefault="6ABAAEB0" w:rsidP="5E567E78">
      <w:pPr>
        <w:pStyle w:val="Heading2"/>
        <w:rPr>
          <w:rFonts w:ascii="Calibri" w:eastAsia="Aptos Display" w:hAnsi="Calibri" w:cs="Calibri"/>
        </w:rPr>
      </w:pPr>
      <w:r w:rsidRPr="00C94946">
        <w:rPr>
          <w:rFonts w:ascii="Calibri" w:eastAsia="Aptos Display" w:hAnsi="Calibri" w:cs="Calibri"/>
        </w:rPr>
        <w:t xml:space="preserve">FOLD 1 - </w:t>
      </w:r>
    </w:p>
    <w:p w14:paraId="07122133" w14:textId="56F1F0B0" w:rsidR="00EC5B0F" w:rsidRPr="00C94946" w:rsidRDefault="6ABAAEB0" w:rsidP="5E567E78">
      <w:pPr>
        <w:pStyle w:val="Heading3"/>
        <w:rPr>
          <w:rFonts w:ascii="Calibri" w:eastAsia="Arial" w:hAnsi="Calibri" w:cs="Calibri"/>
        </w:rPr>
      </w:pPr>
      <w:r w:rsidRPr="00C94946">
        <w:rPr>
          <w:rFonts w:ascii="Calibri" w:eastAsia="Arial" w:hAnsi="Calibri" w:cs="Calibri"/>
          <w:b/>
          <w:bCs/>
        </w:rPr>
        <w:t xml:space="preserve">Intro Content - </w:t>
      </w:r>
    </w:p>
    <w:p w14:paraId="10D79AEE" w14:textId="25918EDA" w:rsidR="0196E474" w:rsidRPr="00C94946" w:rsidRDefault="0196E474" w:rsidP="15D1A511">
      <w:pPr>
        <w:rPr>
          <w:rFonts w:ascii="Calibri" w:eastAsia="Arial" w:hAnsi="Calibri" w:cs="Calibri"/>
          <w:color w:val="0F4761" w:themeColor="accent1" w:themeShade="BF"/>
          <w:sz w:val="28"/>
          <w:szCs w:val="28"/>
        </w:rPr>
      </w:pPr>
      <w:r w:rsidRPr="00C94946">
        <w:rPr>
          <w:rFonts w:ascii="Calibri" w:eastAsia="Arial" w:hAnsi="Calibri" w:cs="Calibri"/>
          <w:color w:val="0F4761" w:themeColor="accent1" w:themeShade="BF"/>
          <w:sz w:val="28"/>
          <w:szCs w:val="28"/>
        </w:rPr>
        <w:t xml:space="preserve">What is Bajaj Life </w:t>
      </w:r>
      <w:r w:rsidR="0A751F68" w:rsidRPr="00C94946">
        <w:rPr>
          <w:rFonts w:ascii="Calibri" w:eastAsia="Arial" w:hAnsi="Calibri" w:cs="Calibri"/>
          <w:color w:val="0F4761" w:themeColor="accent1" w:themeShade="BF"/>
          <w:sz w:val="28"/>
          <w:szCs w:val="28"/>
        </w:rPr>
        <w:t>Smart Secure</w:t>
      </w:r>
      <w:r w:rsidR="60462EBD" w:rsidRPr="00C94946">
        <w:rPr>
          <w:rFonts w:ascii="Calibri" w:eastAsia="Arial" w:hAnsi="Calibri" w:cs="Calibri"/>
          <w:color w:val="0F4761" w:themeColor="accent1" w:themeShade="BF"/>
          <w:sz w:val="28"/>
          <w:szCs w:val="28"/>
        </w:rPr>
        <w:t xml:space="preserve"> ROP</w:t>
      </w:r>
      <w:r w:rsidR="4CE6164B" w:rsidRPr="00C94946">
        <w:rPr>
          <w:rFonts w:ascii="Calibri" w:eastAsia="Arial" w:hAnsi="Calibri" w:cs="Calibri"/>
          <w:color w:val="0F4761" w:themeColor="accent1" w:themeShade="BF"/>
          <w:sz w:val="28"/>
          <w:szCs w:val="28"/>
        </w:rPr>
        <w:t>?</w:t>
      </w:r>
    </w:p>
    <w:p w14:paraId="7404E666" w14:textId="368FACA1" w:rsidR="2D0A5371" w:rsidRPr="00C94946" w:rsidRDefault="2D0A5371" w:rsidP="15D1A511">
      <w:pPr>
        <w:rPr>
          <w:rFonts w:ascii="Calibri" w:hAnsi="Calibri" w:cs="Calibri"/>
        </w:rPr>
      </w:pPr>
      <w:r w:rsidRPr="00C94946">
        <w:rPr>
          <w:rFonts w:ascii="Calibri" w:hAnsi="Calibri" w:cs="Calibri"/>
          <w:b/>
          <w:bCs/>
        </w:rPr>
        <w:t>Bajaj Life Smart Secure</w:t>
      </w:r>
      <w:r w:rsidRPr="00C94946">
        <w:rPr>
          <w:rFonts w:ascii="Calibri" w:hAnsi="Calibri" w:cs="Calibri"/>
        </w:rPr>
        <w:t xml:space="preserve"> is a comprehensive life insurance plan that combines </w:t>
      </w:r>
      <w:r w:rsidRPr="00C94946">
        <w:rPr>
          <w:rFonts w:ascii="Calibri" w:hAnsi="Calibri" w:cs="Calibri"/>
          <w:b/>
          <w:bCs/>
        </w:rPr>
        <w:t>Life Cover, Enhanced Protection</w:t>
      </w:r>
      <w:r w:rsidRPr="00C94946">
        <w:rPr>
          <w:rFonts w:ascii="Calibri" w:hAnsi="Calibri" w:cs="Calibri"/>
        </w:rPr>
        <w:t xml:space="preserve"> and </w:t>
      </w:r>
      <w:r w:rsidRPr="00C94946">
        <w:rPr>
          <w:rFonts w:ascii="Calibri" w:hAnsi="Calibri" w:cs="Calibri"/>
          <w:b/>
          <w:bCs/>
        </w:rPr>
        <w:t xml:space="preserve">Market-linked Growth </w:t>
      </w:r>
      <w:r w:rsidRPr="00C94946">
        <w:rPr>
          <w:rFonts w:ascii="Calibri" w:hAnsi="Calibri" w:cs="Calibri"/>
        </w:rPr>
        <w:t>all in one plan.</w:t>
      </w:r>
    </w:p>
    <w:p w14:paraId="5BAB3447" w14:textId="12F18025" w:rsidR="4038CB59" w:rsidRPr="00C94946" w:rsidRDefault="0B322F88" w:rsidP="5C879199">
      <w:pPr>
        <w:rPr>
          <w:rFonts w:ascii="Calibri" w:hAnsi="Calibri" w:cs="Calibri"/>
        </w:rPr>
      </w:pPr>
      <w:r w:rsidRPr="00C94946">
        <w:rPr>
          <w:rFonts w:ascii="Calibri" w:hAnsi="Calibri" w:cs="Calibri"/>
        </w:rPr>
        <w:t xml:space="preserve">You </w:t>
      </w:r>
      <w:r w:rsidR="004454DE" w:rsidRPr="00C94946">
        <w:rPr>
          <w:rFonts w:ascii="Calibri" w:hAnsi="Calibri" w:cs="Calibri"/>
        </w:rPr>
        <w:t xml:space="preserve">may be eligible to </w:t>
      </w:r>
      <w:r w:rsidR="30904668" w:rsidRPr="00C94946">
        <w:rPr>
          <w:rFonts w:ascii="Calibri" w:hAnsi="Calibri" w:cs="Calibri"/>
        </w:rPr>
        <w:t>get</w:t>
      </w:r>
      <w:r w:rsidR="4BA7590D" w:rsidRPr="00C94946">
        <w:rPr>
          <w:rFonts w:ascii="Calibri" w:hAnsi="Calibri" w:cs="Calibri"/>
        </w:rPr>
        <w:t xml:space="preserve"> a life cover of up to </w:t>
      </w:r>
      <w:r w:rsidR="4BA7590D" w:rsidRPr="00C94946">
        <w:rPr>
          <w:rFonts w:ascii="Calibri" w:eastAsia="Arial" w:hAnsi="Calibri" w:cs="Calibri"/>
        </w:rPr>
        <w:t>₹</w:t>
      </w:r>
      <w:r w:rsidR="5A41FD22" w:rsidRPr="00C94946">
        <w:rPr>
          <w:rFonts w:ascii="Calibri" w:eastAsia="Arial" w:hAnsi="Calibri" w:cs="Calibri"/>
        </w:rPr>
        <w:t>3</w:t>
      </w:r>
      <w:r w:rsidR="4BA7590D" w:rsidRPr="00C94946">
        <w:rPr>
          <w:rFonts w:ascii="Calibri" w:eastAsia="Arial" w:hAnsi="Calibri" w:cs="Calibri"/>
        </w:rPr>
        <w:t xml:space="preserve"> Crore</w:t>
      </w:r>
      <w:r w:rsidR="00D82D24" w:rsidRPr="00C94946">
        <w:rPr>
          <w:rFonts w:ascii="Calibri" w:eastAsia="Arial" w:hAnsi="Calibri" w:cs="Calibri"/>
        </w:rPr>
        <w:t>^</w:t>
      </w:r>
      <w:r w:rsidR="4BA7590D" w:rsidRPr="00C94946">
        <w:rPr>
          <w:rFonts w:ascii="Calibri" w:eastAsia="Arial" w:hAnsi="Calibri" w:cs="Calibri"/>
        </w:rPr>
        <w:t xml:space="preserve"> without undergoing a physical medical examination, simplified for easy issuance</w:t>
      </w:r>
      <w:r w:rsidR="004454DE" w:rsidRPr="00C94946">
        <w:rPr>
          <w:rFonts w:ascii="Calibri" w:eastAsia="Arial" w:hAnsi="Calibri" w:cs="Calibri"/>
        </w:rPr>
        <w:t>, subject to underwriting conditions</w:t>
      </w:r>
      <w:r w:rsidR="4BA7590D" w:rsidRPr="00C94946">
        <w:rPr>
          <w:rFonts w:ascii="Calibri" w:eastAsia="Arial" w:hAnsi="Calibri" w:cs="Calibri"/>
        </w:rPr>
        <w:t>.</w:t>
      </w:r>
      <w:r w:rsidR="0D34205C" w:rsidRPr="00C94946">
        <w:rPr>
          <w:rFonts w:ascii="Calibri" w:eastAsia="Arial" w:hAnsi="Calibri" w:cs="Calibri"/>
        </w:rPr>
        <w:t xml:space="preserve"> W</w:t>
      </w:r>
      <w:r w:rsidR="0D34205C" w:rsidRPr="00C94946">
        <w:rPr>
          <w:rFonts w:ascii="Calibri" w:hAnsi="Calibri" w:cs="Calibri"/>
        </w:rPr>
        <w:t xml:space="preserve">ith </w:t>
      </w:r>
      <w:r w:rsidR="0D34205C" w:rsidRPr="00C94946">
        <w:rPr>
          <w:rFonts w:ascii="Calibri" w:hAnsi="Calibri" w:cs="Calibri"/>
          <w:b/>
          <w:bCs/>
        </w:rPr>
        <w:t>all-round protection</w:t>
      </w:r>
      <w:r w:rsidR="0D34205C" w:rsidRPr="00C94946">
        <w:rPr>
          <w:rFonts w:ascii="Calibri" w:hAnsi="Calibri" w:cs="Calibri"/>
        </w:rPr>
        <w:t xml:space="preserve"> against </w:t>
      </w:r>
      <w:r w:rsidR="0D34205C" w:rsidRPr="00C94946">
        <w:rPr>
          <w:rFonts w:ascii="Calibri" w:hAnsi="Calibri" w:cs="Calibri"/>
          <w:b/>
          <w:bCs/>
        </w:rPr>
        <w:t>death</w:t>
      </w:r>
      <w:r w:rsidR="0D34205C" w:rsidRPr="00C94946">
        <w:rPr>
          <w:rFonts w:ascii="Calibri" w:hAnsi="Calibri" w:cs="Calibri"/>
        </w:rPr>
        <w:t xml:space="preserve">, </w:t>
      </w:r>
      <w:r w:rsidR="0D34205C" w:rsidRPr="00C94946">
        <w:rPr>
          <w:rFonts w:ascii="Calibri" w:hAnsi="Calibri" w:cs="Calibri"/>
          <w:b/>
          <w:bCs/>
        </w:rPr>
        <w:t>accidental death</w:t>
      </w:r>
      <w:r w:rsidR="0D34205C" w:rsidRPr="00C94946">
        <w:rPr>
          <w:rFonts w:ascii="Calibri" w:hAnsi="Calibri" w:cs="Calibri"/>
        </w:rPr>
        <w:t xml:space="preserve">, </w:t>
      </w:r>
      <w:r w:rsidR="0D34205C" w:rsidRPr="00C94946">
        <w:rPr>
          <w:rFonts w:ascii="Calibri" w:hAnsi="Calibri" w:cs="Calibri"/>
          <w:b/>
          <w:bCs/>
        </w:rPr>
        <w:t>accidental total permanent disability</w:t>
      </w:r>
      <w:r w:rsidR="0D34205C" w:rsidRPr="00C94946">
        <w:rPr>
          <w:rFonts w:ascii="Calibri" w:hAnsi="Calibri" w:cs="Calibri"/>
        </w:rPr>
        <w:t xml:space="preserve"> and </w:t>
      </w:r>
      <w:r w:rsidR="0D34205C" w:rsidRPr="00C94946">
        <w:rPr>
          <w:rFonts w:ascii="Calibri" w:hAnsi="Calibri" w:cs="Calibri"/>
          <w:b/>
          <w:bCs/>
        </w:rPr>
        <w:t>terminal illness</w:t>
      </w:r>
      <w:r w:rsidR="0D34205C" w:rsidRPr="00C94946">
        <w:rPr>
          <w:rFonts w:ascii="Calibri" w:hAnsi="Calibri" w:cs="Calibri"/>
        </w:rPr>
        <w:t xml:space="preserve"> — </w:t>
      </w:r>
      <w:r w:rsidR="429EBCBE" w:rsidRPr="00C94946">
        <w:rPr>
          <w:rFonts w:ascii="Calibri" w:hAnsi="Calibri" w:cs="Calibri"/>
        </w:rPr>
        <w:t xml:space="preserve">you also get </w:t>
      </w:r>
      <w:r w:rsidR="1A76936E" w:rsidRPr="00C94946">
        <w:rPr>
          <w:rFonts w:ascii="Calibri" w:hAnsi="Calibri" w:cs="Calibri"/>
        </w:rPr>
        <w:t xml:space="preserve">a </w:t>
      </w:r>
      <w:r w:rsidR="1A76936E" w:rsidRPr="00C94946">
        <w:rPr>
          <w:rFonts w:ascii="Calibri" w:hAnsi="Calibri" w:cs="Calibri"/>
          <w:b/>
          <w:bCs/>
        </w:rPr>
        <w:t>Return of Premium</w:t>
      </w:r>
      <w:r w:rsidR="004454DE" w:rsidRPr="00C94946">
        <w:rPr>
          <w:rFonts w:ascii="Calibri" w:hAnsi="Calibri" w:cs="Calibri"/>
          <w:b/>
          <w:bCs/>
          <w:vertAlign w:val="superscript"/>
        </w:rPr>
        <w:t>3</w:t>
      </w:r>
      <w:r w:rsidR="1A76936E" w:rsidRPr="00C94946">
        <w:rPr>
          <w:rFonts w:ascii="Calibri" w:hAnsi="Calibri" w:cs="Calibri"/>
          <w:b/>
          <w:bCs/>
        </w:rPr>
        <w:t xml:space="preserve"> </w:t>
      </w:r>
      <w:r w:rsidR="1A76936E" w:rsidRPr="00C94946">
        <w:rPr>
          <w:rFonts w:ascii="Calibri" w:hAnsi="Calibri" w:cs="Calibri"/>
        </w:rPr>
        <w:t xml:space="preserve">on </w:t>
      </w:r>
      <w:r w:rsidR="0D34205C" w:rsidRPr="00C94946">
        <w:rPr>
          <w:rFonts w:ascii="Calibri" w:hAnsi="Calibri" w:cs="Calibri"/>
        </w:rPr>
        <w:t>all your protection premiums</w:t>
      </w:r>
      <w:r w:rsidR="25DA2FB6" w:rsidRPr="00C94946">
        <w:rPr>
          <w:rFonts w:ascii="Calibri" w:hAnsi="Calibri" w:cs="Calibri"/>
        </w:rPr>
        <w:t xml:space="preserve"> paid</w:t>
      </w:r>
      <w:r w:rsidR="0D34205C" w:rsidRPr="00C94946">
        <w:rPr>
          <w:rFonts w:ascii="Calibri" w:hAnsi="Calibri" w:cs="Calibri"/>
        </w:rPr>
        <w:t xml:space="preserve"> back at maturity</w:t>
      </w:r>
      <w:r w:rsidR="2D80F25F" w:rsidRPr="00C94946">
        <w:rPr>
          <w:rFonts w:ascii="Calibri" w:hAnsi="Calibri" w:cs="Calibri"/>
        </w:rPr>
        <w:t xml:space="preserve"> along with your fund value.</w:t>
      </w:r>
    </w:p>
    <w:p w14:paraId="7F4FE211" w14:textId="3D6CC839" w:rsidR="32CA5563" w:rsidRPr="00C94946" w:rsidRDefault="338AAC75" w:rsidP="67BE20C2">
      <w:pPr>
        <w:rPr>
          <w:rFonts w:ascii="Calibri" w:eastAsia="Arial" w:hAnsi="Calibri" w:cs="Calibri"/>
        </w:rPr>
      </w:pPr>
      <w:r w:rsidRPr="00C94946">
        <w:rPr>
          <w:rFonts w:ascii="Calibri" w:eastAsia="Arial" w:hAnsi="Calibri" w:cs="Calibri"/>
          <w:b/>
          <w:bCs/>
        </w:rPr>
        <w:t>Bajaj Life Smart Secure</w:t>
      </w:r>
      <w:r w:rsidR="4F9259B2" w:rsidRPr="00C94946">
        <w:rPr>
          <w:rFonts w:ascii="Calibri" w:eastAsia="Arial" w:hAnsi="Calibri" w:cs="Calibri"/>
          <w:b/>
          <w:bCs/>
        </w:rPr>
        <w:t xml:space="preserve"> ROP</w:t>
      </w:r>
      <w:r w:rsidRPr="00C94946">
        <w:rPr>
          <w:rFonts w:ascii="Calibri" w:eastAsia="Arial" w:hAnsi="Calibri" w:cs="Calibri"/>
        </w:rPr>
        <w:t xml:space="preserve"> is </w:t>
      </w:r>
      <w:r w:rsidR="437503B1" w:rsidRPr="00C94946">
        <w:rPr>
          <w:rFonts w:ascii="Calibri" w:eastAsia="Arial" w:hAnsi="Calibri" w:cs="Calibri"/>
        </w:rPr>
        <w:t xml:space="preserve">a </w:t>
      </w:r>
      <w:r w:rsidR="1B9C3900" w:rsidRPr="00C94946">
        <w:rPr>
          <w:rFonts w:ascii="Calibri" w:eastAsia="Arial" w:hAnsi="Calibri" w:cs="Calibri"/>
        </w:rPr>
        <w:t xml:space="preserve">life </w:t>
      </w:r>
      <w:r w:rsidR="0C1E879B" w:rsidRPr="00C94946">
        <w:rPr>
          <w:rFonts w:ascii="Calibri" w:eastAsia="Arial" w:hAnsi="Calibri" w:cs="Calibri"/>
        </w:rPr>
        <w:t>insurance plan that balances between</w:t>
      </w:r>
      <w:r w:rsidR="7A984505" w:rsidRPr="00C94946">
        <w:rPr>
          <w:rFonts w:ascii="Calibri" w:eastAsia="Arial" w:hAnsi="Calibri" w:cs="Calibri"/>
        </w:rPr>
        <w:t xml:space="preserve"> </w:t>
      </w:r>
      <w:r w:rsidR="0C1E879B" w:rsidRPr="00C94946">
        <w:rPr>
          <w:rFonts w:ascii="Calibri" w:eastAsia="Arial" w:hAnsi="Calibri" w:cs="Calibri"/>
        </w:rPr>
        <w:t xml:space="preserve">your </w:t>
      </w:r>
      <w:r w:rsidR="75C0CF92" w:rsidRPr="00C94946">
        <w:rPr>
          <w:rFonts w:ascii="Calibri" w:eastAsia="Arial" w:hAnsi="Calibri" w:cs="Calibri"/>
          <w:b/>
          <w:bCs/>
        </w:rPr>
        <w:t>F</w:t>
      </w:r>
      <w:r w:rsidR="0C1E879B" w:rsidRPr="00C94946">
        <w:rPr>
          <w:rFonts w:ascii="Calibri" w:eastAsia="Arial" w:hAnsi="Calibri" w:cs="Calibri"/>
          <w:b/>
          <w:bCs/>
        </w:rPr>
        <w:t xml:space="preserve">amily’s </w:t>
      </w:r>
      <w:r w:rsidR="08B29517" w:rsidRPr="00C94946">
        <w:rPr>
          <w:rFonts w:ascii="Calibri" w:eastAsia="Arial" w:hAnsi="Calibri" w:cs="Calibri"/>
          <w:b/>
          <w:bCs/>
        </w:rPr>
        <w:t>F</w:t>
      </w:r>
      <w:r w:rsidR="0C1E879B" w:rsidRPr="00C94946">
        <w:rPr>
          <w:rFonts w:ascii="Calibri" w:eastAsia="Arial" w:hAnsi="Calibri" w:cs="Calibri"/>
          <w:b/>
          <w:bCs/>
        </w:rPr>
        <w:t xml:space="preserve">inancial </w:t>
      </w:r>
      <w:r w:rsidR="134D82BA" w:rsidRPr="00C94946">
        <w:rPr>
          <w:rFonts w:ascii="Calibri" w:eastAsia="Arial" w:hAnsi="Calibri" w:cs="Calibri"/>
          <w:b/>
          <w:bCs/>
        </w:rPr>
        <w:t>S</w:t>
      </w:r>
      <w:r w:rsidR="0C1E879B" w:rsidRPr="00C94946">
        <w:rPr>
          <w:rFonts w:ascii="Calibri" w:eastAsia="Arial" w:hAnsi="Calibri" w:cs="Calibri"/>
          <w:b/>
          <w:bCs/>
        </w:rPr>
        <w:t>afety</w:t>
      </w:r>
      <w:r w:rsidR="0C1E879B" w:rsidRPr="00C94946">
        <w:rPr>
          <w:rFonts w:ascii="Calibri" w:eastAsia="Arial" w:hAnsi="Calibri" w:cs="Calibri"/>
        </w:rPr>
        <w:t xml:space="preserve"> </w:t>
      </w:r>
      <w:r w:rsidR="5C76FC0B" w:rsidRPr="00C94946">
        <w:rPr>
          <w:rFonts w:ascii="Calibri" w:eastAsia="Arial" w:hAnsi="Calibri" w:cs="Calibri"/>
        </w:rPr>
        <w:t>and</w:t>
      </w:r>
      <w:r w:rsidR="0C1E879B" w:rsidRPr="00C94946">
        <w:rPr>
          <w:rFonts w:ascii="Calibri" w:eastAsia="Arial" w:hAnsi="Calibri" w:cs="Calibri"/>
        </w:rPr>
        <w:t xml:space="preserve"> </w:t>
      </w:r>
      <w:r w:rsidR="51822A20" w:rsidRPr="00C94946">
        <w:rPr>
          <w:rFonts w:ascii="Calibri" w:eastAsia="Arial" w:hAnsi="Calibri" w:cs="Calibri"/>
          <w:b/>
          <w:bCs/>
        </w:rPr>
        <w:t>L</w:t>
      </w:r>
      <w:r w:rsidR="0C1E879B" w:rsidRPr="00C94946">
        <w:rPr>
          <w:rFonts w:ascii="Calibri" w:eastAsia="Arial" w:hAnsi="Calibri" w:cs="Calibri"/>
          <w:b/>
          <w:bCs/>
        </w:rPr>
        <w:t>ong-</w:t>
      </w:r>
      <w:r w:rsidR="7B0A70B6" w:rsidRPr="00C94946">
        <w:rPr>
          <w:rFonts w:ascii="Calibri" w:eastAsia="Arial" w:hAnsi="Calibri" w:cs="Calibri"/>
          <w:b/>
          <w:bCs/>
        </w:rPr>
        <w:t>T</w:t>
      </w:r>
      <w:r w:rsidR="0C1E879B" w:rsidRPr="00C94946">
        <w:rPr>
          <w:rFonts w:ascii="Calibri" w:eastAsia="Arial" w:hAnsi="Calibri" w:cs="Calibri"/>
          <w:b/>
          <w:bCs/>
        </w:rPr>
        <w:t xml:space="preserve">erm </w:t>
      </w:r>
      <w:r w:rsidR="26DD1A7D" w:rsidRPr="00C94946">
        <w:rPr>
          <w:rFonts w:ascii="Calibri" w:eastAsia="Arial" w:hAnsi="Calibri" w:cs="Calibri"/>
          <w:b/>
          <w:bCs/>
        </w:rPr>
        <w:t>W</w:t>
      </w:r>
      <w:r w:rsidR="0C1E879B" w:rsidRPr="00C94946">
        <w:rPr>
          <w:rFonts w:ascii="Calibri" w:eastAsia="Arial" w:hAnsi="Calibri" w:cs="Calibri"/>
          <w:b/>
          <w:bCs/>
        </w:rPr>
        <w:t xml:space="preserve">ealth </w:t>
      </w:r>
      <w:r w:rsidR="158221A8" w:rsidRPr="00C94946">
        <w:rPr>
          <w:rFonts w:ascii="Calibri" w:eastAsia="Arial" w:hAnsi="Calibri" w:cs="Calibri"/>
          <w:b/>
          <w:bCs/>
        </w:rPr>
        <w:t>Creation</w:t>
      </w:r>
      <w:r w:rsidR="40D9FC88" w:rsidRPr="00C94946">
        <w:rPr>
          <w:rFonts w:ascii="Calibri" w:eastAsia="Arial" w:hAnsi="Calibri" w:cs="Calibri"/>
          <w:b/>
          <w:bCs/>
        </w:rPr>
        <w:t>,</w:t>
      </w:r>
      <w:r w:rsidR="0C1E879B" w:rsidRPr="00C94946">
        <w:rPr>
          <w:rFonts w:ascii="Calibri" w:eastAsia="Arial" w:hAnsi="Calibri" w:cs="Calibri"/>
        </w:rPr>
        <w:t xml:space="preserve"> </w:t>
      </w:r>
      <w:r w:rsidR="3170E20C" w:rsidRPr="00C94946">
        <w:rPr>
          <w:rFonts w:ascii="Calibri" w:eastAsia="Arial" w:hAnsi="Calibri" w:cs="Calibri"/>
        </w:rPr>
        <w:t>with</w:t>
      </w:r>
      <w:r w:rsidR="0C1E879B" w:rsidRPr="00C94946">
        <w:rPr>
          <w:rFonts w:ascii="Calibri" w:eastAsia="Arial" w:hAnsi="Calibri" w:cs="Calibri"/>
        </w:rPr>
        <w:t xml:space="preserve"> </w:t>
      </w:r>
      <w:r w:rsidR="249D2ADB" w:rsidRPr="00C94946">
        <w:rPr>
          <w:rFonts w:ascii="Calibri" w:eastAsia="Arial" w:hAnsi="Calibri" w:cs="Calibri"/>
        </w:rPr>
        <w:t>a choice</w:t>
      </w:r>
      <w:r w:rsidR="0C1E879B" w:rsidRPr="00C94946">
        <w:rPr>
          <w:rFonts w:ascii="Calibri" w:eastAsia="Arial" w:hAnsi="Calibri" w:cs="Calibri"/>
        </w:rPr>
        <w:t xml:space="preserve"> </w:t>
      </w:r>
      <w:r w:rsidR="23D11C56" w:rsidRPr="00C94946">
        <w:rPr>
          <w:rFonts w:ascii="Calibri" w:eastAsia="Arial" w:hAnsi="Calibri" w:cs="Calibri"/>
        </w:rPr>
        <w:t xml:space="preserve">of </w:t>
      </w:r>
      <w:r w:rsidR="3077CE1C" w:rsidRPr="00C94946">
        <w:rPr>
          <w:rFonts w:ascii="Calibri" w:eastAsia="Arial" w:hAnsi="Calibri" w:cs="Calibri"/>
        </w:rPr>
        <w:t xml:space="preserve">a wide range </w:t>
      </w:r>
      <w:r w:rsidR="0C1E879B" w:rsidRPr="00C94946">
        <w:rPr>
          <w:rFonts w:ascii="Calibri" w:eastAsia="Arial" w:hAnsi="Calibri" w:cs="Calibri"/>
        </w:rPr>
        <w:t xml:space="preserve">of </w:t>
      </w:r>
      <w:r w:rsidR="4C035F4C" w:rsidRPr="00C94946">
        <w:rPr>
          <w:rFonts w:ascii="Calibri" w:eastAsia="Arial" w:hAnsi="Calibri" w:cs="Calibri"/>
        </w:rPr>
        <w:t>equity, debt and balanced</w:t>
      </w:r>
      <w:r w:rsidR="55D5CFB4" w:rsidRPr="00C94946">
        <w:rPr>
          <w:rFonts w:ascii="Calibri" w:eastAsia="Arial" w:hAnsi="Calibri" w:cs="Calibri"/>
        </w:rPr>
        <w:t xml:space="preserve"> funds,</w:t>
      </w:r>
      <w:r w:rsidR="50E49C35" w:rsidRPr="00C94946">
        <w:rPr>
          <w:rFonts w:ascii="Calibri" w:eastAsia="Arial" w:hAnsi="Calibri" w:cs="Calibri"/>
        </w:rPr>
        <w:t xml:space="preserve"> depending on your risk appetite</w:t>
      </w:r>
      <w:r w:rsidR="0C1E879B" w:rsidRPr="00C94946">
        <w:rPr>
          <w:rFonts w:ascii="Calibri" w:eastAsia="Arial" w:hAnsi="Calibri" w:cs="Calibri"/>
        </w:rPr>
        <w:t>.</w:t>
      </w:r>
    </w:p>
    <w:p w14:paraId="3EF17F54" w14:textId="1D2CF2B7" w:rsidR="6C0BF8C5" w:rsidRPr="00C94946" w:rsidRDefault="6C0BF8C5" w:rsidP="6C0BF8C5">
      <w:pPr>
        <w:rPr>
          <w:rFonts w:ascii="Calibri" w:eastAsia="Arial" w:hAnsi="Calibri" w:cs="Calibri"/>
        </w:rPr>
      </w:pPr>
    </w:p>
    <w:p w14:paraId="219AB78C" w14:textId="24DFBEB4" w:rsidR="00EC5B0F" w:rsidRPr="00C94946" w:rsidRDefault="7DE4E8B2" w:rsidP="6C0BF8C5">
      <w:pPr>
        <w:rPr>
          <w:rFonts w:ascii="Calibri" w:hAnsi="Calibri" w:cs="Calibri"/>
        </w:rPr>
      </w:pPr>
      <w:r w:rsidRPr="00C94946">
        <w:rPr>
          <w:rFonts w:ascii="Calibri" w:eastAsia="Arial" w:hAnsi="Calibri" w:cs="Calibri"/>
          <w:color w:val="4D94D9"/>
        </w:rPr>
        <w:t>Read More</w:t>
      </w:r>
    </w:p>
    <w:p w14:paraId="6D01A3A8" w14:textId="1D2CF2B7" w:rsidR="6C0BF8C5" w:rsidRPr="00C94946" w:rsidRDefault="6C0BF8C5" w:rsidP="6C0BF8C5">
      <w:pPr>
        <w:rPr>
          <w:rFonts w:ascii="Calibri" w:eastAsia="Arial" w:hAnsi="Calibri" w:cs="Calibri"/>
        </w:rPr>
      </w:pPr>
    </w:p>
    <w:p w14:paraId="2F309987" w14:textId="556E5ADE" w:rsidR="55DE1CDB" w:rsidRPr="00C94946" w:rsidRDefault="55DE1CDB" w:rsidP="6C0BF8C5">
      <w:pPr>
        <w:rPr>
          <w:rFonts w:ascii="Calibri" w:hAnsi="Calibri" w:cs="Calibri"/>
        </w:rPr>
      </w:pPr>
      <w:r w:rsidRPr="00C94946">
        <w:rPr>
          <w:rFonts w:ascii="Calibri" w:eastAsia="Arial" w:hAnsi="Calibri" w:cs="Calibri"/>
          <w:color w:val="4D94D9"/>
        </w:rPr>
        <w:t>Primary Image</w:t>
      </w:r>
    </w:p>
    <w:p w14:paraId="182A2DE1" w14:textId="12BEEC80" w:rsidR="55DE1CDB" w:rsidRPr="00C94946" w:rsidRDefault="55DE1CDB" w:rsidP="6C0BF8C5">
      <w:pPr>
        <w:rPr>
          <w:rFonts w:ascii="Calibri" w:eastAsia="Arial" w:hAnsi="Calibri" w:cs="Calibri"/>
          <w:color w:val="4D94D9"/>
        </w:rPr>
      </w:pPr>
      <w:r w:rsidRPr="00C94946">
        <w:rPr>
          <w:rFonts w:ascii="Calibri" w:hAnsi="Calibri" w:cs="Calibri"/>
          <w:noProof/>
          <w:lang w:val="en-IN" w:eastAsia="en-IN"/>
        </w:rPr>
        <w:drawing>
          <wp:inline distT="0" distB="0" distL="0" distR="0" wp14:anchorId="5B6E10E2" wp14:editId="4739530F">
            <wp:extent cx="3927335" cy="2133600"/>
            <wp:effectExtent l="0" t="0" r="0" b="0"/>
            <wp:docPr id="1386405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05671" name="Picture 1386405671"/>
                    <pic:cNvPicPr/>
                  </pic:nvPicPr>
                  <pic:blipFill>
                    <a:blip r:embed="rId7">
                      <a:extLst>
                        <a:ext uri="{28A0092B-C50C-407E-A947-70E740481C1C}">
                          <a14:useLocalDpi xmlns:a14="http://schemas.microsoft.com/office/drawing/2010/main"/>
                        </a:ext>
                      </a:extLst>
                    </a:blip>
                    <a:stretch>
                      <a:fillRect/>
                    </a:stretch>
                  </pic:blipFill>
                  <pic:spPr>
                    <a:xfrm>
                      <a:off x="0" y="0"/>
                      <a:ext cx="3927335" cy="2133600"/>
                    </a:xfrm>
                    <a:prstGeom prst="rect">
                      <a:avLst/>
                    </a:prstGeom>
                  </pic:spPr>
                </pic:pic>
              </a:graphicData>
            </a:graphic>
          </wp:inline>
        </w:drawing>
      </w:r>
    </w:p>
    <w:p w14:paraId="12F12673" w14:textId="5998337A" w:rsidR="6C0BF8C5" w:rsidRPr="00C94946" w:rsidRDefault="6C0BF8C5" w:rsidP="6C0BF8C5">
      <w:pPr>
        <w:rPr>
          <w:rFonts w:ascii="Calibri" w:eastAsia="Arial" w:hAnsi="Calibri" w:cs="Calibri"/>
          <w:color w:val="4D94D9"/>
        </w:rPr>
      </w:pPr>
    </w:p>
    <w:p w14:paraId="5F0A641A" w14:textId="77777777" w:rsidR="00D5289B" w:rsidRPr="00C94946" w:rsidRDefault="00D5289B" w:rsidP="00C94946">
      <w:pPr>
        <w:jc w:val="center"/>
        <w:rPr>
          <w:rFonts w:ascii="Calibri" w:eastAsia="Arial" w:hAnsi="Calibri" w:cs="Calibri"/>
          <w:b/>
          <w:bCs/>
          <w:color w:val="000000" w:themeColor="text1"/>
        </w:rPr>
      </w:pPr>
      <w:r w:rsidRPr="00C94946">
        <w:rPr>
          <w:rFonts w:ascii="Calibri" w:eastAsia="Arial" w:hAnsi="Calibri" w:cs="Calibri"/>
          <w:b/>
          <w:bCs/>
          <w:color w:val="000000" w:themeColor="text1"/>
        </w:rPr>
        <w:lastRenderedPageBreak/>
        <w:t>3.47 Crore Lives Covered</w:t>
      </w:r>
      <w:r w:rsidRPr="00C94946">
        <w:rPr>
          <w:rFonts w:ascii="Calibri" w:eastAsia="Arial" w:hAnsi="Calibri" w:cs="Calibri"/>
          <w:b/>
          <w:bCs/>
          <w:color w:val="000000" w:themeColor="text1"/>
          <w:vertAlign w:val="superscript"/>
        </w:rPr>
        <w:t>##</w:t>
      </w:r>
      <w:r w:rsidRPr="00C94946">
        <w:rPr>
          <w:rFonts w:ascii="Calibri" w:eastAsia="Arial" w:hAnsi="Calibri" w:cs="Calibri"/>
          <w:b/>
          <w:bCs/>
          <w:color w:val="000000" w:themeColor="text1"/>
        </w:rPr>
        <w:t xml:space="preserve"> | 99.33% Claim Settlement Ratio~ | 343% Solvency Ratio</w:t>
      </w:r>
      <w:r w:rsidRPr="00C94946">
        <w:rPr>
          <w:rFonts w:ascii="Calibri" w:eastAsia="Arial" w:hAnsi="Calibri" w:cs="Calibri"/>
          <w:b/>
          <w:bCs/>
          <w:color w:val="000000" w:themeColor="text1"/>
          <w:vertAlign w:val="superscript"/>
        </w:rPr>
        <w:t>^^^</w:t>
      </w:r>
      <w:r w:rsidRPr="00C94946">
        <w:rPr>
          <w:rFonts w:ascii="Calibri" w:eastAsia="Arial" w:hAnsi="Calibri" w:cs="Calibri"/>
          <w:b/>
          <w:bCs/>
          <w:color w:val="000000" w:themeColor="text1"/>
        </w:rPr>
        <w:t xml:space="preserve"> | AAA Care Stable Rating</w:t>
      </w:r>
      <w:r w:rsidRPr="00C94946">
        <w:rPr>
          <w:rFonts w:ascii="Calibri" w:eastAsia="Arial" w:hAnsi="Calibri" w:cs="Calibri"/>
          <w:b/>
          <w:bCs/>
          <w:color w:val="000000" w:themeColor="text1"/>
          <w:vertAlign w:val="superscript"/>
        </w:rPr>
        <w:t>$</w:t>
      </w:r>
    </w:p>
    <w:p w14:paraId="48927B22" w14:textId="397901E5" w:rsidR="00EC5B0F" w:rsidRPr="00C94946" w:rsidRDefault="00EC5B0F" w:rsidP="5E567E78">
      <w:pPr>
        <w:shd w:val="clear" w:color="auto" w:fill="FFFFFF" w:themeFill="background1"/>
        <w:jc w:val="center"/>
        <w:rPr>
          <w:rFonts w:ascii="Calibri" w:eastAsia="Arial" w:hAnsi="Calibri" w:cs="Calibri"/>
          <w:b/>
          <w:bCs/>
          <w:color w:val="000000" w:themeColor="text1"/>
        </w:rPr>
      </w:pPr>
    </w:p>
    <w:p w14:paraId="3684D0E5" w14:textId="4A45EC86" w:rsidR="6C0BF8C5" w:rsidRPr="00C94946" w:rsidRDefault="6C0BF8C5" w:rsidP="6C0BF8C5">
      <w:pPr>
        <w:shd w:val="clear" w:color="auto" w:fill="FFFFFF" w:themeFill="background1"/>
        <w:jc w:val="center"/>
        <w:rPr>
          <w:rFonts w:ascii="Calibri" w:eastAsia="Arial" w:hAnsi="Calibri" w:cs="Calibri"/>
          <w:b/>
          <w:bCs/>
          <w:color w:val="000000" w:themeColor="text1"/>
        </w:rPr>
      </w:pPr>
    </w:p>
    <w:p w14:paraId="6D395CD8" w14:textId="3C1D2204" w:rsidR="2BB880A1" w:rsidRPr="009B419E" w:rsidRDefault="2BB880A1" w:rsidP="67BE20C2">
      <w:pPr>
        <w:rPr>
          <w:rFonts w:ascii="Calibri" w:hAnsi="Calibri" w:cs="Calibri"/>
          <w:b/>
          <w:bCs/>
          <w:highlight w:val="yellow"/>
        </w:rPr>
      </w:pPr>
      <w:r w:rsidRPr="009B419E">
        <w:rPr>
          <w:rFonts w:ascii="Calibri" w:hAnsi="Calibri" w:cs="Calibri"/>
          <w:b/>
          <w:bCs/>
          <w:highlight w:val="yellow"/>
        </w:rPr>
        <w:t>Combination of Life Cover and Market Linked Returns</w:t>
      </w:r>
    </w:p>
    <w:p w14:paraId="41626BFC" w14:textId="55D5BE2F" w:rsidR="2BB880A1" w:rsidRPr="009B419E" w:rsidRDefault="37C4F1A7" w:rsidP="6C0BF8C5">
      <w:pPr>
        <w:rPr>
          <w:rFonts w:ascii="Calibri" w:hAnsi="Calibri" w:cs="Calibri"/>
          <w:highlight w:val="yellow"/>
        </w:rPr>
      </w:pPr>
      <w:r w:rsidRPr="009B419E">
        <w:rPr>
          <w:rFonts w:ascii="Calibri" w:hAnsi="Calibri" w:cs="Calibri"/>
          <w:highlight w:val="yellow"/>
        </w:rPr>
        <w:t>Bajaj Life Smart Secure</w:t>
      </w:r>
      <w:r w:rsidR="40E46CAC" w:rsidRPr="009B419E">
        <w:rPr>
          <w:rFonts w:ascii="Calibri" w:hAnsi="Calibri" w:cs="Calibri"/>
          <w:highlight w:val="yellow"/>
        </w:rPr>
        <w:t xml:space="preserve"> ROP</w:t>
      </w:r>
      <w:r w:rsidRPr="009B419E">
        <w:rPr>
          <w:rFonts w:ascii="Calibri" w:hAnsi="Calibri" w:cs="Calibri"/>
          <w:highlight w:val="yellow"/>
        </w:rPr>
        <w:t xml:space="preserve"> provides</w:t>
      </w:r>
      <w:r w:rsidR="71DC4942" w:rsidRPr="009B419E">
        <w:rPr>
          <w:rFonts w:ascii="Calibri" w:hAnsi="Calibri" w:cs="Calibri"/>
          <w:highlight w:val="yellow"/>
        </w:rPr>
        <w:t xml:space="preserve"> Life Cover</w:t>
      </w:r>
      <w:r w:rsidR="66350F42" w:rsidRPr="009B419E">
        <w:rPr>
          <w:rFonts w:ascii="Calibri" w:hAnsi="Calibri" w:cs="Calibri"/>
          <w:highlight w:val="yellow"/>
        </w:rPr>
        <w:t xml:space="preserve"> </w:t>
      </w:r>
      <w:r w:rsidR="66350F42" w:rsidRPr="009B419E">
        <w:rPr>
          <w:rFonts w:ascii="Calibri" w:eastAsia="Arial" w:hAnsi="Calibri" w:cs="Calibri"/>
          <w:highlight w:val="yellow"/>
        </w:rPr>
        <w:t xml:space="preserve">alongside Market-linked Returns across multiple fund options </w:t>
      </w:r>
      <w:r w:rsidR="230A330B" w:rsidRPr="009B419E">
        <w:rPr>
          <w:rFonts w:ascii="Calibri" w:eastAsia="Arial" w:hAnsi="Calibri" w:cs="Calibri"/>
          <w:highlight w:val="yellow"/>
        </w:rPr>
        <w:t>suited to your life goals.</w:t>
      </w:r>
    </w:p>
    <w:p w14:paraId="23681CF1" w14:textId="3AA9AB61" w:rsidR="2BB880A1" w:rsidRPr="009B419E" w:rsidRDefault="6BCA23C8" w:rsidP="6C0BF8C5">
      <w:pPr>
        <w:rPr>
          <w:rFonts w:ascii="Calibri" w:hAnsi="Calibri" w:cs="Calibri"/>
          <w:highlight w:val="yellow"/>
        </w:rPr>
      </w:pPr>
      <w:r w:rsidRPr="009B419E">
        <w:rPr>
          <w:rFonts w:ascii="Calibri" w:eastAsia="Arial" w:hAnsi="Calibri" w:cs="Calibri"/>
          <w:b/>
          <w:bCs/>
          <w:highlight w:val="yellow"/>
        </w:rPr>
        <w:t xml:space="preserve">Enhanced Protection </w:t>
      </w:r>
    </w:p>
    <w:p w14:paraId="6F093F93" w14:textId="724A9344" w:rsidR="2BB880A1" w:rsidRPr="009B419E" w:rsidRDefault="718B1FA8" w:rsidP="6C0BF8C5">
      <w:pPr>
        <w:rPr>
          <w:rFonts w:ascii="Calibri" w:eastAsia="Arial" w:hAnsi="Calibri" w:cs="Calibri"/>
          <w:highlight w:val="yellow"/>
        </w:rPr>
      </w:pPr>
      <w:r w:rsidRPr="009B419E">
        <w:rPr>
          <w:rFonts w:ascii="Calibri" w:eastAsia="Arial" w:hAnsi="Calibri" w:cs="Calibri"/>
          <w:highlight w:val="yellow"/>
        </w:rPr>
        <w:t>Bajaj Life Smart Secure ROP also provides</w:t>
      </w:r>
      <w:r w:rsidR="6BCA23C8" w:rsidRPr="009B419E">
        <w:rPr>
          <w:rFonts w:ascii="Calibri" w:eastAsia="Arial" w:hAnsi="Calibri" w:cs="Calibri"/>
          <w:highlight w:val="yellow"/>
        </w:rPr>
        <w:t xml:space="preserve"> </w:t>
      </w:r>
      <w:r w:rsidR="2C470388" w:rsidRPr="009B419E">
        <w:rPr>
          <w:rFonts w:ascii="Calibri" w:eastAsia="Arial" w:hAnsi="Calibri" w:cs="Calibri"/>
          <w:highlight w:val="yellow"/>
        </w:rPr>
        <w:t xml:space="preserve">Accidental </w:t>
      </w:r>
      <w:r w:rsidR="6BCA23C8" w:rsidRPr="009B419E">
        <w:rPr>
          <w:rFonts w:ascii="Calibri" w:eastAsia="Arial" w:hAnsi="Calibri" w:cs="Calibri"/>
          <w:highlight w:val="yellow"/>
        </w:rPr>
        <w:t xml:space="preserve">Death, Accidental </w:t>
      </w:r>
      <w:r w:rsidR="00FE305E" w:rsidRPr="009B419E">
        <w:rPr>
          <w:rFonts w:ascii="Calibri" w:eastAsia="Arial" w:hAnsi="Calibri" w:cs="Calibri"/>
          <w:highlight w:val="yellow"/>
        </w:rPr>
        <w:t xml:space="preserve">Total </w:t>
      </w:r>
      <w:r w:rsidR="5ED7202F" w:rsidRPr="009B419E">
        <w:rPr>
          <w:rFonts w:ascii="Calibri" w:eastAsia="Arial" w:hAnsi="Calibri" w:cs="Calibri"/>
          <w:highlight w:val="yellow"/>
        </w:rPr>
        <w:t xml:space="preserve">Permanent </w:t>
      </w:r>
      <w:r w:rsidR="6BCA23C8" w:rsidRPr="009B419E">
        <w:rPr>
          <w:rFonts w:ascii="Calibri" w:eastAsia="Arial" w:hAnsi="Calibri" w:cs="Calibri"/>
          <w:highlight w:val="yellow"/>
        </w:rPr>
        <w:t>Disabilit</w:t>
      </w:r>
      <w:r w:rsidR="457D9F4E" w:rsidRPr="009B419E">
        <w:rPr>
          <w:rFonts w:ascii="Calibri" w:eastAsia="Arial" w:hAnsi="Calibri" w:cs="Calibri"/>
          <w:highlight w:val="yellow"/>
        </w:rPr>
        <w:t>y</w:t>
      </w:r>
      <w:r w:rsidR="00FE305E" w:rsidRPr="009B419E">
        <w:rPr>
          <w:rFonts w:ascii="Calibri" w:eastAsia="Arial" w:hAnsi="Calibri" w:cs="Calibri"/>
          <w:highlight w:val="yellow"/>
        </w:rPr>
        <w:t xml:space="preserve"> and</w:t>
      </w:r>
      <w:r w:rsidR="00D5289B" w:rsidRPr="009B419E">
        <w:rPr>
          <w:rFonts w:ascii="Calibri" w:eastAsia="Arial" w:hAnsi="Calibri" w:cs="Calibri"/>
          <w:highlight w:val="yellow"/>
        </w:rPr>
        <w:t xml:space="preserve"> </w:t>
      </w:r>
      <w:r w:rsidR="6BCA23C8" w:rsidRPr="009B419E">
        <w:rPr>
          <w:rFonts w:ascii="Calibri" w:eastAsia="Arial" w:hAnsi="Calibri" w:cs="Calibri"/>
          <w:highlight w:val="yellow"/>
        </w:rPr>
        <w:t>Terminal Illness</w:t>
      </w:r>
      <w:r w:rsidR="0406A1C5" w:rsidRPr="009B419E">
        <w:rPr>
          <w:rFonts w:ascii="Calibri" w:eastAsia="Arial" w:hAnsi="Calibri" w:cs="Calibri"/>
          <w:highlight w:val="yellow"/>
        </w:rPr>
        <w:t xml:space="preserve"> </w:t>
      </w:r>
      <w:r w:rsidR="28AC7402" w:rsidRPr="009B419E">
        <w:rPr>
          <w:rFonts w:ascii="Calibri" w:eastAsia="Arial" w:hAnsi="Calibri" w:cs="Calibri"/>
          <w:highlight w:val="yellow"/>
        </w:rPr>
        <w:t>benefits.</w:t>
      </w:r>
      <w:r w:rsidR="66350F42" w:rsidRPr="009B419E">
        <w:rPr>
          <w:rFonts w:ascii="Calibri" w:eastAsia="Arial" w:hAnsi="Calibri" w:cs="Calibri"/>
          <w:highlight w:val="yellow"/>
        </w:rPr>
        <w:t xml:space="preserve"> </w:t>
      </w:r>
    </w:p>
    <w:p w14:paraId="617499DA" w14:textId="2694FBEB" w:rsidR="5C69E999" w:rsidRPr="009B419E" w:rsidRDefault="5C69E999" w:rsidP="52655E6D">
      <w:pPr>
        <w:spacing w:before="240" w:after="240"/>
        <w:rPr>
          <w:rFonts w:ascii="Calibri" w:eastAsia="Arial" w:hAnsi="Calibri" w:cs="Calibri"/>
          <w:b/>
          <w:bCs/>
          <w:highlight w:val="yellow"/>
        </w:rPr>
      </w:pPr>
      <w:r w:rsidRPr="009B419E">
        <w:rPr>
          <w:rFonts w:ascii="Calibri" w:eastAsia="Arial" w:hAnsi="Calibri" w:cs="Calibri"/>
          <w:b/>
          <w:bCs/>
          <w:highlight w:val="yellow"/>
        </w:rPr>
        <w:t>Ease of Issuance</w:t>
      </w:r>
    </w:p>
    <w:p w14:paraId="349CD580" w14:textId="1E553213" w:rsidR="5C69E999" w:rsidRPr="009B419E" w:rsidRDefault="3B2ED3B7" w:rsidP="52655E6D">
      <w:pPr>
        <w:spacing w:before="240" w:after="240"/>
        <w:rPr>
          <w:rFonts w:ascii="Calibri" w:hAnsi="Calibri" w:cs="Calibri"/>
          <w:highlight w:val="yellow"/>
        </w:rPr>
      </w:pPr>
      <w:r w:rsidRPr="009B419E">
        <w:rPr>
          <w:rFonts w:ascii="Calibri" w:eastAsia="Arial" w:hAnsi="Calibri" w:cs="Calibri"/>
          <w:highlight w:val="yellow"/>
        </w:rPr>
        <w:t xml:space="preserve">Easy issuance process, with up to </w:t>
      </w:r>
      <w:r w:rsidRPr="009B419E">
        <w:rPr>
          <w:rFonts w:ascii="Calibri" w:eastAsia="Arial" w:hAnsi="Calibri" w:cs="Calibri"/>
          <w:b/>
          <w:bCs/>
          <w:highlight w:val="yellow"/>
        </w:rPr>
        <w:t>₹3 Crore</w:t>
      </w:r>
      <w:r w:rsidRPr="009B419E">
        <w:rPr>
          <w:rFonts w:ascii="Calibri" w:eastAsia="Arial" w:hAnsi="Calibri" w:cs="Calibri"/>
          <w:highlight w:val="yellow"/>
        </w:rPr>
        <w:t xml:space="preserve"> </w:t>
      </w:r>
      <w:r w:rsidR="5D29CE99" w:rsidRPr="009B419E">
        <w:rPr>
          <w:rFonts w:ascii="Calibri" w:eastAsia="Arial" w:hAnsi="Calibri" w:cs="Calibri"/>
          <w:b/>
          <w:bCs/>
          <w:highlight w:val="yellow"/>
        </w:rPr>
        <w:t>L</w:t>
      </w:r>
      <w:r w:rsidRPr="009B419E">
        <w:rPr>
          <w:rFonts w:ascii="Calibri" w:eastAsia="Arial" w:hAnsi="Calibri" w:cs="Calibri"/>
          <w:b/>
          <w:bCs/>
          <w:highlight w:val="yellow"/>
        </w:rPr>
        <w:t xml:space="preserve">ife </w:t>
      </w:r>
      <w:r w:rsidR="6A09C4DC" w:rsidRPr="009B419E">
        <w:rPr>
          <w:rFonts w:ascii="Calibri" w:eastAsia="Arial" w:hAnsi="Calibri" w:cs="Calibri"/>
          <w:b/>
          <w:bCs/>
          <w:highlight w:val="yellow"/>
        </w:rPr>
        <w:t>C</w:t>
      </w:r>
      <w:r w:rsidRPr="009B419E">
        <w:rPr>
          <w:rFonts w:ascii="Calibri" w:eastAsia="Arial" w:hAnsi="Calibri" w:cs="Calibri"/>
          <w:b/>
          <w:bCs/>
          <w:highlight w:val="yellow"/>
        </w:rPr>
        <w:t>over</w:t>
      </w:r>
      <w:r w:rsidRPr="009B419E">
        <w:rPr>
          <w:rFonts w:ascii="Calibri" w:eastAsia="Arial" w:hAnsi="Calibri" w:cs="Calibri"/>
          <w:highlight w:val="yellow"/>
        </w:rPr>
        <w:t xml:space="preserve"> through Video M</w:t>
      </w:r>
      <w:r w:rsidR="262F34E1" w:rsidRPr="009B419E">
        <w:rPr>
          <w:rFonts w:ascii="Calibri" w:eastAsia="Arial" w:hAnsi="Calibri" w:cs="Calibri"/>
          <w:highlight w:val="yellow"/>
        </w:rPr>
        <w:t xml:space="preserve">edical </w:t>
      </w:r>
      <w:r w:rsidRPr="009B419E">
        <w:rPr>
          <w:rFonts w:ascii="Calibri" w:eastAsia="Arial" w:hAnsi="Calibri" w:cs="Calibri"/>
          <w:highlight w:val="yellow"/>
        </w:rPr>
        <w:t>E</w:t>
      </w:r>
      <w:r w:rsidR="3C348E02" w:rsidRPr="009B419E">
        <w:rPr>
          <w:rFonts w:ascii="Calibri" w:eastAsia="Arial" w:hAnsi="Calibri" w:cs="Calibri"/>
          <w:highlight w:val="yellow"/>
        </w:rPr>
        <w:t xml:space="preserve">xamination </w:t>
      </w:r>
      <w:r w:rsidRPr="009B419E">
        <w:rPr>
          <w:rFonts w:ascii="Calibri" w:eastAsia="Arial" w:hAnsi="Calibri" w:cs="Calibri"/>
          <w:highlight w:val="yellow"/>
        </w:rPr>
        <w:t>R</w:t>
      </w:r>
      <w:r w:rsidR="5D843DDE" w:rsidRPr="009B419E">
        <w:rPr>
          <w:rFonts w:ascii="Calibri" w:eastAsia="Arial" w:hAnsi="Calibri" w:cs="Calibri"/>
          <w:highlight w:val="yellow"/>
        </w:rPr>
        <w:t>eport</w:t>
      </w:r>
      <w:r w:rsidR="00D5289B" w:rsidRPr="009B419E">
        <w:rPr>
          <w:rFonts w:ascii="Calibri" w:eastAsia="Arial" w:hAnsi="Calibri" w:cs="Calibri"/>
          <w:highlight w:val="yellow"/>
        </w:rPr>
        <w:t>^</w:t>
      </w:r>
      <w:r w:rsidRPr="009B419E">
        <w:rPr>
          <w:rFonts w:ascii="Calibri" w:eastAsia="Arial" w:hAnsi="Calibri" w:cs="Calibri"/>
          <w:highlight w:val="yellow"/>
        </w:rPr>
        <w:t>, without going through a physical medical process.</w:t>
      </w:r>
    </w:p>
    <w:p w14:paraId="438F3E48" w14:textId="1CA28312" w:rsidR="3FEACEA9" w:rsidRPr="009B419E" w:rsidRDefault="0FF4BAB2" w:rsidP="67BE20C2">
      <w:pPr>
        <w:rPr>
          <w:rFonts w:ascii="Calibri" w:eastAsia="Arial" w:hAnsi="Calibri" w:cs="Calibri"/>
          <w:highlight w:val="yellow"/>
        </w:rPr>
      </w:pPr>
      <w:r w:rsidRPr="009B419E">
        <w:rPr>
          <w:rFonts w:ascii="Calibri" w:eastAsia="Arial" w:hAnsi="Calibri" w:cs="Calibri"/>
          <w:b/>
          <w:bCs/>
          <w:highlight w:val="yellow"/>
        </w:rPr>
        <w:t>100% Return of Premium</w:t>
      </w:r>
      <w:r w:rsidR="00D5289B" w:rsidRPr="009B419E">
        <w:rPr>
          <w:rFonts w:ascii="Calibri" w:eastAsia="Arial" w:hAnsi="Calibri" w:cs="Calibri"/>
          <w:b/>
          <w:bCs/>
          <w:highlight w:val="yellow"/>
          <w:vertAlign w:val="superscript"/>
        </w:rPr>
        <w:t>3</w:t>
      </w:r>
      <w:r w:rsidRPr="009B419E">
        <w:rPr>
          <w:rFonts w:ascii="Calibri" w:eastAsia="Arial" w:hAnsi="Calibri" w:cs="Calibri"/>
          <w:b/>
          <w:bCs/>
          <w:highlight w:val="yellow"/>
        </w:rPr>
        <w:t xml:space="preserve"> (ROP)</w:t>
      </w:r>
      <w:r w:rsidR="0909EA22" w:rsidRPr="009B419E">
        <w:rPr>
          <w:rFonts w:ascii="Calibri" w:eastAsia="Arial" w:hAnsi="Calibri" w:cs="Calibri"/>
          <w:b/>
          <w:bCs/>
          <w:highlight w:val="yellow"/>
        </w:rPr>
        <w:t xml:space="preserve"> </w:t>
      </w:r>
      <w:del w:id="0" w:author="Prashant Kumar09/Pune HO/Product Development/Life" w:date="2026-05-19T19:05:00Z">
        <w:r w:rsidR="0909EA22" w:rsidRPr="009B419E" w:rsidDel="008A2979">
          <w:rPr>
            <w:rFonts w:ascii="Calibri" w:eastAsia="Arial" w:hAnsi="Calibri" w:cs="Calibri"/>
            <w:b/>
            <w:bCs/>
            <w:highlight w:val="yellow"/>
          </w:rPr>
          <w:delText>and Return of Mortality Charges</w:delText>
        </w:r>
        <w:r w:rsidR="00DB19EA" w:rsidRPr="009B419E" w:rsidDel="008A2979">
          <w:rPr>
            <w:rFonts w:ascii="Calibri" w:eastAsia="Arial" w:hAnsi="Calibri" w:cs="Calibri"/>
            <w:b/>
            <w:bCs/>
            <w:highlight w:val="yellow"/>
            <w:vertAlign w:val="superscript"/>
          </w:rPr>
          <w:delText>#</w:delText>
        </w:r>
      </w:del>
    </w:p>
    <w:p w14:paraId="47C44684" w14:textId="220A82D4" w:rsidR="008A2979" w:rsidRDefault="413A56AD" w:rsidP="67BE20C2">
      <w:pPr>
        <w:spacing w:before="240" w:after="240"/>
        <w:rPr>
          <w:ins w:id="1" w:author="Prashant Kumar09/Pune HO/Product Development/Life" w:date="2026-05-19T19:04:00Z"/>
          <w:rFonts w:ascii="Calibri" w:eastAsia="Arial" w:hAnsi="Calibri" w:cs="Calibri"/>
          <w:highlight w:val="yellow"/>
        </w:rPr>
      </w:pPr>
      <w:r w:rsidRPr="009B419E">
        <w:rPr>
          <w:rFonts w:ascii="Calibri" w:eastAsia="Arial" w:hAnsi="Calibri" w:cs="Calibri"/>
          <w:highlight w:val="yellow"/>
        </w:rPr>
        <w:t xml:space="preserve">At maturity, receive a refund of 100% of the total premiums paid toward </w:t>
      </w:r>
      <w:r w:rsidR="00FE305E" w:rsidRPr="009B419E">
        <w:rPr>
          <w:rFonts w:ascii="Calibri" w:eastAsia="Arial" w:hAnsi="Calibri" w:cs="Calibri"/>
          <w:highlight w:val="yellow"/>
        </w:rPr>
        <w:t xml:space="preserve">protection </w:t>
      </w:r>
      <w:r w:rsidRPr="009B419E">
        <w:rPr>
          <w:rFonts w:ascii="Calibri" w:eastAsia="Arial" w:hAnsi="Calibri" w:cs="Calibri"/>
          <w:highlight w:val="yellow"/>
        </w:rPr>
        <w:t xml:space="preserve">covers—including Accidental Death, Total Permanent Disability (ATPD), and </w:t>
      </w:r>
      <w:commentRangeStart w:id="2"/>
      <w:commentRangeStart w:id="3"/>
      <w:r w:rsidRPr="009B419E">
        <w:rPr>
          <w:rFonts w:ascii="Calibri" w:eastAsia="Arial" w:hAnsi="Calibri" w:cs="Calibri"/>
          <w:highlight w:val="yellow"/>
        </w:rPr>
        <w:t>Terminal Illness</w:t>
      </w:r>
      <w:commentRangeEnd w:id="2"/>
      <w:commentRangeEnd w:id="3"/>
      <w:ins w:id="4" w:author="Rituraj Singh/Pune HO/Marketing/Life" w:date="2026-05-19T19:20:00Z">
        <w:r w:rsidR="006B2FFF">
          <w:rPr>
            <w:rFonts w:ascii="Calibri" w:eastAsia="Arial" w:hAnsi="Calibri" w:cs="Calibri"/>
            <w:highlight w:val="yellow"/>
          </w:rPr>
          <w:t xml:space="preserve"> with Term Booster</w:t>
        </w:r>
      </w:ins>
      <w:r w:rsidR="008A2979" w:rsidRPr="009B419E">
        <w:rPr>
          <w:rStyle w:val="CommentReference"/>
          <w:rFonts w:ascii="Calibri" w:eastAsia="Arial" w:hAnsi="Calibri" w:cs="Calibri"/>
          <w:sz w:val="24"/>
          <w:szCs w:val="24"/>
          <w:highlight w:val="yellow"/>
        </w:rPr>
        <w:commentReference w:id="2"/>
      </w:r>
      <w:r w:rsidR="006B2FFF">
        <w:rPr>
          <w:rStyle w:val="CommentReference"/>
        </w:rPr>
        <w:commentReference w:id="3"/>
      </w:r>
      <w:r w:rsidRPr="009B419E">
        <w:rPr>
          <w:rFonts w:ascii="Calibri" w:eastAsia="Arial" w:hAnsi="Calibri" w:cs="Calibri"/>
          <w:highlight w:val="yellow"/>
        </w:rPr>
        <w:t>—in addition to the accumulated fund value generated by your investments.</w:t>
      </w:r>
      <w:r w:rsidR="36FCA446" w:rsidRPr="009B419E">
        <w:rPr>
          <w:rFonts w:ascii="Calibri" w:eastAsia="Arial" w:hAnsi="Calibri" w:cs="Calibri"/>
          <w:highlight w:val="yellow"/>
        </w:rPr>
        <w:t xml:space="preserve"> </w:t>
      </w:r>
    </w:p>
    <w:p w14:paraId="26ED8B73" w14:textId="519010D8" w:rsidR="3FEACEA9" w:rsidRPr="009B419E" w:rsidDel="008A2979" w:rsidRDefault="36FCA446" w:rsidP="67BE20C2">
      <w:pPr>
        <w:spacing w:before="240" w:after="240"/>
        <w:rPr>
          <w:del w:id="5" w:author="Prashant Kumar09/Pune HO/Product Development/Life" w:date="2026-05-19T19:05:00Z"/>
          <w:rFonts w:ascii="Calibri" w:eastAsia="Arial" w:hAnsi="Calibri" w:cs="Calibri"/>
          <w:highlight w:val="yellow"/>
        </w:rPr>
      </w:pPr>
      <w:del w:id="6" w:author="Prashant Kumar09/Pune HO/Product Development/Life" w:date="2026-05-19T19:05:00Z">
        <w:r w:rsidRPr="009B419E" w:rsidDel="008A2979">
          <w:rPr>
            <w:rFonts w:ascii="Calibri" w:eastAsia="Arial" w:hAnsi="Calibri" w:cs="Calibri"/>
            <w:highlight w:val="yellow"/>
          </w:rPr>
          <w:delText xml:space="preserve">You also get </w:delText>
        </w:r>
        <w:r w:rsidRPr="009B419E" w:rsidDel="008A2979">
          <w:rPr>
            <w:rFonts w:ascii="Calibri" w:eastAsia="Arial" w:hAnsi="Calibri" w:cs="Calibri"/>
            <w:b/>
            <w:bCs/>
            <w:highlight w:val="yellow"/>
          </w:rPr>
          <w:delText>Return of Mortality Charges</w:delText>
        </w:r>
        <w:r w:rsidR="00DB19EA" w:rsidRPr="009B419E" w:rsidDel="008A2979">
          <w:rPr>
            <w:rFonts w:ascii="Calibri" w:eastAsia="Arial" w:hAnsi="Calibri" w:cs="Calibri"/>
            <w:b/>
            <w:bCs/>
            <w:highlight w:val="yellow"/>
            <w:vertAlign w:val="superscript"/>
          </w:rPr>
          <w:delText>#</w:delText>
        </w:r>
        <w:r w:rsidRPr="009B419E" w:rsidDel="008A2979">
          <w:rPr>
            <w:rFonts w:ascii="Calibri" w:eastAsia="Arial" w:hAnsi="Calibri" w:cs="Calibri"/>
            <w:highlight w:val="yellow"/>
          </w:rPr>
          <w:delText xml:space="preserve"> at maturity.</w:delText>
        </w:r>
      </w:del>
    </w:p>
    <w:p w14:paraId="0565A0E0" w14:textId="409D9FCD" w:rsidR="3FEACEA9" w:rsidRPr="009B419E" w:rsidRDefault="5050B33C" w:rsidP="67BE20C2">
      <w:pPr>
        <w:spacing w:before="240" w:after="240"/>
        <w:rPr>
          <w:rFonts w:ascii="Calibri" w:eastAsia="Arial" w:hAnsi="Calibri" w:cs="Calibri"/>
          <w:highlight w:val="yellow"/>
        </w:rPr>
      </w:pPr>
      <w:r w:rsidRPr="009B419E">
        <w:rPr>
          <w:rFonts w:ascii="Calibri" w:eastAsia="Arial" w:hAnsi="Calibri" w:cs="Calibri"/>
          <w:b/>
          <w:bCs/>
          <w:highlight w:val="yellow"/>
        </w:rPr>
        <w:t>Guaranteed</w:t>
      </w:r>
      <w:r w:rsidR="00D5289B" w:rsidRPr="009B419E">
        <w:rPr>
          <w:rFonts w:ascii="Calibri" w:eastAsia="Arial" w:hAnsi="Calibri" w:cs="Calibri"/>
          <w:b/>
          <w:bCs/>
          <w:highlight w:val="yellow"/>
          <w:vertAlign w:val="superscript"/>
        </w:rPr>
        <w:t>11</w:t>
      </w:r>
      <w:r w:rsidRPr="009B419E">
        <w:rPr>
          <w:rFonts w:ascii="Calibri" w:eastAsia="Arial" w:hAnsi="Calibri" w:cs="Calibri"/>
          <w:b/>
          <w:bCs/>
          <w:highlight w:val="yellow"/>
        </w:rPr>
        <w:t xml:space="preserve"> Wealth Booster</w:t>
      </w:r>
      <w:r w:rsidR="00F858B3" w:rsidRPr="009B419E">
        <w:rPr>
          <w:rFonts w:ascii="Calibri" w:eastAsia="Arial" w:hAnsi="Calibri" w:cs="Calibri"/>
          <w:b/>
          <w:bCs/>
          <w:highlight w:val="yellow"/>
          <w:vertAlign w:val="superscript"/>
        </w:rPr>
        <w:t>12</w:t>
      </w:r>
    </w:p>
    <w:p w14:paraId="76752C75" w14:textId="1024AE37" w:rsidR="3FEACEA9" w:rsidRPr="009B419E" w:rsidRDefault="03A3DC9D" w:rsidP="67BE20C2">
      <w:pPr>
        <w:spacing w:before="240" w:after="240"/>
        <w:rPr>
          <w:rFonts w:ascii="Calibri" w:eastAsia="Arial" w:hAnsi="Calibri" w:cs="Calibri"/>
          <w:highlight w:val="yellow"/>
        </w:rPr>
      </w:pPr>
      <w:r w:rsidRPr="009B419E">
        <w:rPr>
          <w:rFonts w:ascii="Calibri" w:eastAsia="Arial" w:hAnsi="Calibri" w:cs="Calibri"/>
          <w:highlight w:val="yellow"/>
        </w:rPr>
        <w:t>An additional 7%</w:t>
      </w:r>
      <w:r w:rsidR="7DD34A22" w:rsidRPr="009B419E">
        <w:rPr>
          <w:rFonts w:ascii="Calibri" w:eastAsia="Arial" w:hAnsi="Calibri" w:cs="Calibri"/>
          <w:highlight w:val="yellow"/>
        </w:rPr>
        <w:t xml:space="preserve"> p.a.</w:t>
      </w:r>
      <w:r w:rsidRPr="009B419E">
        <w:rPr>
          <w:rFonts w:ascii="Calibri" w:eastAsia="Arial" w:hAnsi="Calibri" w:cs="Calibri"/>
          <w:highlight w:val="yellow"/>
        </w:rPr>
        <w:t xml:space="preserve"> on premium allocation charges</w:t>
      </w:r>
      <w:r w:rsidR="4CD2E391" w:rsidRPr="009B419E">
        <w:rPr>
          <w:rFonts w:ascii="Calibri" w:eastAsia="Arial" w:hAnsi="Calibri" w:cs="Calibri"/>
          <w:highlight w:val="yellow"/>
        </w:rPr>
        <w:t xml:space="preserve"> </w:t>
      </w:r>
      <w:r w:rsidR="0E317FC5" w:rsidRPr="009B419E">
        <w:rPr>
          <w:rFonts w:ascii="Calibri" w:eastAsia="Arial" w:hAnsi="Calibri" w:cs="Calibri"/>
          <w:highlight w:val="yellow"/>
        </w:rPr>
        <w:t xml:space="preserve">compounded </w:t>
      </w:r>
      <w:r w:rsidRPr="009B419E">
        <w:rPr>
          <w:rFonts w:ascii="Calibri" w:eastAsia="Arial" w:hAnsi="Calibri" w:cs="Calibri"/>
          <w:highlight w:val="yellow"/>
        </w:rPr>
        <w:t xml:space="preserve">annually, </w:t>
      </w:r>
      <w:r w:rsidR="0C3BC717" w:rsidRPr="009B419E">
        <w:rPr>
          <w:rFonts w:ascii="Calibri" w:eastAsia="Arial" w:hAnsi="Calibri" w:cs="Calibri"/>
          <w:highlight w:val="yellow"/>
        </w:rPr>
        <w:t xml:space="preserve">will be </w:t>
      </w:r>
      <w:r w:rsidRPr="009B419E">
        <w:rPr>
          <w:rFonts w:ascii="Calibri" w:eastAsia="Arial" w:hAnsi="Calibri" w:cs="Calibri"/>
          <w:highlight w:val="yellow"/>
        </w:rPr>
        <w:t>added to your fund value at the end of the 15th policy year.</w:t>
      </w:r>
    </w:p>
    <w:p w14:paraId="39205375" w14:textId="3838EEC4" w:rsidR="3FEACEA9" w:rsidRPr="009B419E" w:rsidRDefault="03A3DC9D" w:rsidP="67BE20C2">
      <w:pPr>
        <w:spacing w:before="240" w:after="240"/>
        <w:rPr>
          <w:rFonts w:ascii="Calibri" w:eastAsia="Arial" w:hAnsi="Calibri" w:cs="Calibri"/>
          <w:highlight w:val="yellow"/>
        </w:rPr>
      </w:pPr>
      <w:r w:rsidRPr="009B419E">
        <w:rPr>
          <w:rFonts w:ascii="Calibri" w:eastAsia="Arial" w:hAnsi="Calibri" w:cs="Calibri"/>
          <w:b/>
          <w:bCs/>
          <w:highlight w:val="yellow"/>
        </w:rPr>
        <w:t>Return of Mortality Charges</w:t>
      </w:r>
      <w:r w:rsidR="00DB19EA" w:rsidRPr="009B419E">
        <w:rPr>
          <w:rFonts w:ascii="Calibri" w:eastAsia="Arial" w:hAnsi="Calibri" w:cs="Calibri"/>
          <w:b/>
          <w:bCs/>
          <w:highlight w:val="yellow"/>
          <w:vertAlign w:val="superscript"/>
        </w:rPr>
        <w:t>#</w:t>
      </w:r>
      <w:r w:rsidRPr="009B419E">
        <w:rPr>
          <w:rFonts w:ascii="Calibri" w:eastAsia="Arial" w:hAnsi="Calibri" w:cs="Calibri"/>
          <w:highlight w:val="yellow"/>
        </w:rPr>
        <w:t xml:space="preserve"> </w:t>
      </w:r>
    </w:p>
    <w:p w14:paraId="2124145F" w14:textId="6F93C819" w:rsidR="3FEACEA9" w:rsidRPr="009B419E" w:rsidRDefault="2A9542D4" w:rsidP="6C0BF8C5">
      <w:pPr>
        <w:spacing w:before="240" w:after="240"/>
        <w:rPr>
          <w:rFonts w:ascii="Calibri" w:eastAsia="Arial" w:hAnsi="Calibri" w:cs="Calibri"/>
          <w:highlight w:val="yellow"/>
        </w:rPr>
      </w:pPr>
      <w:r w:rsidRPr="009B419E">
        <w:rPr>
          <w:rFonts w:ascii="Calibri" w:eastAsia="Arial" w:hAnsi="Calibri" w:cs="Calibri"/>
          <w:highlight w:val="yellow"/>
        </w:rPr>
        <w:t>The charges deducted towards providing life cover</w:t>
      </w:r>
      <w:r w:rsidR="1A40027E" w:rsidRPr="009B419E">
        <w:rPr>
          <w:rFonts w:ascii="Calibri" w:eastAsia="Arial" w:hAnsi="Calibri" w:cs="Calibri"/>
          <w:highlight w:val="yellow"/>
        </w:rPr>
        <w:t xml:space="preserve"> during the policy term </w:t>
      </w:r>
      <w:r w:rsidR="4D3A270C" w:rsidRPr="009B419E">
        <w:rPr>
          <w:rFonts w:ascii="Calibri" w:eastAsia="Arial" w:hAnsi="Calibri" w:cs="Calibri"/>
          <w:highlight w:val="yellow"/>
        </w:rPr>
        <w:t>are</w:t>
      </w:r>
      <w:r w:rsidR="4D82E9D7" w:rsidRPr="009B419E">
        <w:rPr>
          <w:rFonts w:ascii="Calibri" w:eastAsia="Arial" w:hAnsi="Calibri" w:cs="Calibri"/>
          <w:highlight w:val="yellow"/>
        </w:rPr>
        <w:t xml:space="preserve"> </w:t>
      </w:r>
      <w:r w:rsidR="03A3DC9D" w:rsidRPr="009B419E">
        <w:rPr>
          <w:rFonts w:ascii="Calibri" w:eastAsia="Arial" w:hAnsi="Calibri" w:cs="Calibri"/>
          <w:highlight w:val="yellow"/>
        </w:rPr>
        <w:t>return</w:t>
      </w:r>
      <w:r w:rsidR="47A806C1" w:rsidRPr="009B419E">
        <w:rPr>
          <w:rFonts w:ascii="Calibri" w:eastAsia="Arial" w:hAnsi="Calibri" w:cs="Calibri"/>
          <w:highlight w:val="yellow"/>
        </w:rPr>
        <w:t>ed</w:t>
      </w:r>
      <w:r w:rsidR="34C9BF63" w:rsidRPr="009B419E">
        <w:rPr>
          <w:rFonts w:ascii="Calibri" w:eastAsia="Arial" w:hAnsi="Calibri" w:cs="Calibri"/>
          <w:highlight w:val="yellow"/>
        </w:rPr>
        <w:t xml:space="preserve"> </w:t>
      </w:r>
      <w:r w:rsidR="03A3DC9D" w:rsidRPr="009B419E">
        <w:rPr>
          <w:rFonts w:ascii="Calibri" w:eastAsia="Arial" w:hAnsi="Calibri" w:cs="Calibri"/>
          <w:highlight w:val="yellow"/>
        </w:rPr>
        <w:t>at maturity.</w:t>
      </w:r>
    </w:p>
    <w:p w14:paraId="70F0D029" w14:textId="44F51D1C" w:rsidR="3FEACEA9" w:rsidRPr="009B419E" w:rsidRDefault="5050B33C" w:rsidP="67BE20C2">
      <w:pPr>
        <w:spacing w:before="240" w:after="240"/>
        <w:rPr>
          <w:rFonts w:ascii="Calibri" w:eastAsia="Arial" w:hAnsi="Calibri" w:cs="Calibri"/>
          <w:highlight w:val="yellow"/>
        </w:rPr>
      </w:pPr>
      <w:r w:rsidRPr="009B419E">
        <w:rPr>
          <w:rFonts w:ascii="Calibri" w:eastAsia="Arial" w:hAnsi="Calibri" w:cs="Calibri"/>
          <w:b/>
          <w:bCs/>
          <w:highlight w:val="yellow"/>
        </w:rPr>
        <w:t>Benefit Enhancer</w:t>
      </w:r>
      <w:r w:rsidR="00D5289B" w:rsidRPr="009B419E">
        <w:rPr>
          <w:rFonts w:ascii="Calibri" w:eastAsia="Arial" w:hAnsi="Calibri" w:cs="Calibri"/>
          <w:b/>
          <w:bCs/>
          <w:highlight w:val="yellow"/>
          <w:vertAlign w:val="superscript"/>
        </w:rPr>
        <w:t>5</w:t>
      </w:r>
    </w:p>
    <w:p w14:paraId="52169069" w14:textId="030A6D68" w:rsidR="3FEACEA9" w:rsidRPr="00C94946" w:rsidRDefault="03A3DC9D" w:rsidP="67BE20C2">
      <w:pPr>
        <w:spacing w:before="240" w:after="240"/>
        <w:rPr>
          <w:rFonts w:ascii="Calibri" w:eastAsia="Arial" w:hAnsi="Calibri" w:cs="Calibri"/>
        </w:rPr>
      </w:pPr>
      <w:r w:rsidRPr="009B419E">
        <w:rPr>
          <w:rFonts w:ascii="Calibri" w:eastAsia="Arial" w:hAnsi="Calibri" w:cs="Calibri"/>
          <w:highlight w:val="yellow"/>
        </w:rPr>
        <w:t>Extra</w:t>
      </w:r>
      <w:r w:rsidR="3C5B55DC" w:rsidRPr="009B419E">
        <w:rPr>
          <w:rFonts w:ascii="Calibri" w:eastAsia="Arial" w:hAnsi="Calibri" w:cs="Calibri"/>
          <w:highlight w:val="yellow"/>
        </w:rPr>
        <w:t xml:space="preserve"> </w:t>
      </w:r>
      <w:r w:rsidRPr="009B419E">
        <w:rPr>
          <w:rFonts w:ascii="Calibri" w:eastAsia="Arial" w:hAnsi="Calibri" w:cs="Calibri"/>
          <w:highlight w:val="yellow"/>
        </w:rPr>
        <w:t>performance bo</w:t>
      </w:r>
      <w:r w:rsidR="215A6CF2" w:rsidRPr="009B419E">
        <w:rPr>
          <w:rFonts w:ascii="Calibri" w:eastAsia="Arial" w:hAnsi="Calibri" w:cs="Calibri"/>
          <w:highlight w:val="yellow"/>
        </w:rPr>
        <w:t>ost</w:t>
      </w:r>
      <w:r w:rsidR="6570CC5B" w:rsidRPr="009B419E">
        <w:rPr>
          <w:rFonts w:ascii="Calibri" w:eastAsia="Arial" w:hAnsi="Calibri" w:cs="Calibri"/>
          <w:highlight w:val="yellow"/>
        </w:rPr>
        <w:t xml:space="preserve"> </w:t>
      </w:r>
      <w:bookmarkStart w:id="7" w:name="_Int_bYQRgq1p"/>
      <w:r w:rsidRPr="009B419E">
        <w:rPr>
          <w:rFonts w:ascii="Calibri" w:eastAsia="Arial" w:hAnsi="Calibri" w:cs="Calibri"/>
          <w:highlight w:val="yellow"/>
        </w:rPr>
        <w:t>added</w:t>
      </w:r>
      <w:bookmarkEnd w:id="7"/>
      <w:r w:rsidRPr="009B419E">
        <w:rPr>
          <w:rFonts w:ascii="Calibri" w:eastAsia="Arial" w:hAnsi="Calibri" w:cs="Calibri"/>
          <w:highlight w:val="yellow"/>
        </w:rPr>
        <w:t xml:space="preserve"> to the </w:t>
      </w:r>
      <w:r w:rsidRPr="009B419E">
        <w:rPr>
          <w:rFonts w:ascii="Calibri" w:eastAsia="Arial" w:hAnsi="Calibri" w:cs="Calibri"/>
          <w:b/>
          <w:bCs/>
          <w:highlight w:val="yellow"/>
        </w:rPr>
        <w:t>Fund Value</w:t>
      </w:r>
      <w:r w:rsidRPr="009B419E">
        <w:rPr>
          <w:rFonts w:ascii="Calibri" w:eastAsia="Arial" w:hAnsi="Calibri" w:cs="Calibri"/>
          <w:highlight w:val="yellow"/>
        </w:rPr>
        <w:t xml:space="preserve"> during the final 5 years of the </w:t>
      </w:r>
      <w:r w:rsidR="3A0214E4" w:rsidRPr="009B419E">
        <w:rPr>
          <w:rFonts w:ascii="Calibri" w:eastAsia="Arial" w:hAnsi="Calibri" w:cs="Calibri"/>
          <w:highlight w:val="yellow"/>
        </w:rPr>
        <w:t>policy,</w:t>
      </w:r>
      <w:r w:rsidR="53FDEF69" w:rsidRPr="009B419E">
        <w:rPr>
          <w:rFonts w:ascii="Calibri" w:eastAsia="Arial" w:hAnsi="Calibri" w:cs="Calibri"/>
          <w:highlight w:val="yellow"/>
        </w:rPr>
        <w:t xml:space="preserve"> for applicable policy term</w:t>
      </w:r>
      <w:r w:rsidRPr="009B419E">
        <w:rPr>
          <w:rFonts w:ascii="Calibri" w:eastAsia="Arial" w:hAnsi="Calibri" w:cs="Calibri"/>
          <w:highlight w:val="yellow"/>
        </w:rPr>
        <w:t>.</w:t>
      </w:r>
      <w:r w:rsidR="6ED157E3" w:rsidRPr="00C94946">
        <w:rPr>
          <w:rFonts w:ascii="Calibri" w:eastAsia="Arial" w:hAnsi="Calibri" w:cs="Calibri"/>
        </w:rPr>
        <w:t xml:space="preserve"> </w:t>
      </w:r>
    </w:p>
    <w:p w14:paraId="007295B9" w14:textId="68ADAA22" w:rsidR="00EC5B0F" w:rsidRPr="00C94946" w:rsidRDefault="12E8B5D3" w:rsidP="52655E6D">
      <w:pPr>
        <w:spacing w:after="0"/>
        <w:rPr>
          <w:rFonts w:ascii="Calibri" w:hAnsi="Calibri" w:cs="Calibri"/>
        </w:rPr>
      </w:pPr>
      <w:r w:rsidRPr="00C94946">
        <w:rPr>
          <w:rFonts w:ascii="Calibri" w:eastAsia="Arial" w:hAnsi="Calibri" w:cs="Calibri"/>
          <w:color w:val="000000" w:themeColor="text1"/>
        </w:rPr>
        <w:lastRenderedPageBreak/>
        <w:t xml:space="preserve"> </w:t>
      </w:r>
    </w:p>
    <w:p w14:paraId="5638032F" w14:textId="523D4953" w:rsidR="00EC5B0F" w:rsidRPr="009B419E" w:rsidRDefault="6AD1F780" w:rsidP="5E567E78">
      <w:pPr>
        <w:shd w:val="clear" w:color="auto" w:fill="FFFFFF" w:themeFill="background1"/>
        <w:spacing w:before="160" w:after="80"/>
        <w:rPr>
          <w:rFonts w:ascii="Calibri" w:hAnsi="Calibri" w:cs="Calibri"/>
          <w:highlight w:val="yellow"/>
        </w:rPr>
      </w:pPr>
      <w:r w:rsidRPr="009B419E">
        <w:rPr>
          <w:rFonts w:ascii="Calibri" w:eastAsia="Arial" w:hAnsi="Calibri" w:cs="Calibri"/>
          <w:color w:val="0F4761" w:themeColor="accent1" w:themeShade="BF"/>
          <w:sz w:val="28"/>
          <w:szCs w:val="28"/>
          <w:highlight w:val="yellow"/>
        </w:rPr>
        <w:t xml:space="preserve">Pricing Details </w:t>
      </w:r>
    </w:p>
    <w:p w14:paraId="3ADE9656" w14:textId="3937222C" w:rsidR="00EC5B0F" w:rsidRPr="009B419E" w:rsidRDefault="1913294E" w:rsidP="5C879199">
      <w:pPr>
        <w:rPr>
          <w:rFonts w:ascii="Calibri" w:hAnsi="Calibri" w:cs="Calibri"/>
          <w:highlight w:val="yellow"/>
        </w:rPr>
      </w:pPr>
      <w:r w:rsidRPr="009B419E">
        <w:rPr>
          <w:rFonts w:ascii="Calibri" w:eastAsia="Arial" w:hAnsi="Calibri" w:cs="Calibri"/>
          <w:color w:val="000000" w:themeColor="text1"/>
          <w:sz w:val="22"/>
          <w:szCs w:val="22"/>
          <w:highlight w:val="yellow"/>
        </w:rPr>
        <w:t xml:space="preserve">For a 40-year-old male choosing a </w:t>
      </w:r>
      <w:r w:rsidRPr="009B419E">
        <w:rPr>
          <w:rFonts w:ascii="Calibri" w:eastAsia="Arial" w:hAnsi="Calibri" w:cs="Calibri"/>
          <w:b/>
          <w:bCs/>
          <w:color w:val="000000" w:themeColor="text1"/>
          <w:sz w:val="22"/>
          <w:szCs w:val="22"/>
          <w:highlight w:val="yellow"/>
        </w:rPr>
        <w:t>Sum Assured of ₹1 Crore</w:t>
      </w:r>
      <w:r w:rsidRPr="009B419E">
        <w:rPr>
          <w:rFonts w:ascii="Calibri" w:eastAsia="Arial" w:hAnsi="Calibri" w:cs="Calibri"/>
          <w:color w:val="000000" w:themeColor="text1"/>
          <w:sz w:val="22"/>
          <w:szCs w:val="22"/>
          <w:highlight w:val="yellow"/>
        </w:rPr>
        <w:t xml:space="preserve"> with a Policy Term of </w:t>
      </w:r>
      <w:r w:rsidRPr="009B419E">
        <w:rPr>
          <w:rFonts w:ascii="Calibri" w:eastAsia="Arial" w:hAnsi="Calibri" w:cs="Calibri"/>
          <w:b/>
          <w:bCs/>
          <w:color w:val="000000" w:themeColor="text1"/>
          <w:sz w:val="22"/>
          <w:szCs w:val="22"/>
          <w:highlight w:val="yellow"/>
        </w:rPr>
        <w:t>30 years</w:t>
      </w:r>
      <w:r w:rsidRPr="009B419E">
        <w:rPr>
          <w:rFonts w:ascii="Calibri" w:eastAsia="Arial" w:hAnsi="Calibri" w:cs="Calibri"/>
          <w:color w:val="000000" w:themeColor="text1"/>
          <w:sz w:val="22"/>
          <w:szCs w:val="22"/>
          <w:highlight w:val="yellow"/>
        </w:rPr>
        <w:t xml:space="preserve"> and Premium Payment Term of 10 years, the annual premium is just </w:t>
      </w:r>
      <w:r w:rsidRPr="009B419E">
        <w:rPr>
          <w:rFonts w:ascii="Calibri" w:eastAsia="Arial" w:hAnsi="Calibri" w:cs="Calibri"/>
          <w:b/>
          <w:bCs/>
          <w:color w:val="000000" w:themeColor="text1"/>
          <w:sz w:val="22"/>
          <w:szCs w:val="22"/>
          <w:highlight w:val="yellow"/>
        </w:rPr>
        <w:t>₹1</w:t>
      </w:r>
      <w:r w:rsidR="00FE305E" w:rsidRPr="009B419E">
        <w:rPr>
          <w:rFonts w:ascii="Calibri" w:eastAsia="Arial" w:hAnsi="Calibri" w:cs="Calibri"/>
          <w:b/>
          <w:bCs/>
          <w:color w:val="000000" w:themeColor="text1"/>
          <w:sz w:val="22"/>
          <w:szCs w:val="22"/>
          <w:highlight w:val="yellow"/>
        </w:rPr>
        <w:t>.</w:t>
      </w:r>
      <w:r w:rsidRPr="009B419E">
        <w:rPr>
          <w:rFonts w:ascii="Calibri" w:eastAsia="Arial" w:hAnsi="Calibri" w:cs="Calibri"/>
          <w:b/>
          <w:bCs/>
          <w:color w:val="000000" w:themeColor="text1"/>
          <w:sz w:val="22"/>
          <w:szCs w:val="22"/>
          <w:highlight w:val="yellow"/>
        </w:rPr>
        <w:t>86</w:t>
      </w:r>
      <w:r w:rsidR="00FE305E" w:rsidRPr="009B419E">
        <w:rPr>
          <w:rFonts w:ascii="Calibri" w:eastAsia="Arial" w:hAnsi="Calibri" w:cs="Calibri"/>
          <w:b/>
          <w:bCs/>
          <w:color w:val="000000" w:themeColor="text1"/>
          <w:sz w:val="22"/>
          <w:szCs w:val="22"/>
          <w:highlight w:val="yellow"/>
        </w:rPr>
        <w:t xml:space="preserve"> Lakhs</w:t>
      </w:r>
      <w:r w:rsidRPr="009B419E">
        <w:rPr>
          <w:rFonts w:ascii="Calibri" w:eastAsia="Arial" w:hAnsi="Calibri" w:cs="Calibri"/>
          <w:color w:val="000000" w:themeColor="text1"/>
          <w:sz w:val="22"/>
          <w:szCs w:val="22"/>
          <w:highlight w:val="yellow"/>
        </w:rPr>
        <w:t>.</w:t>
      </w:r>
    </w:p>
    <w:p w14:paraId="2C7AC38D" w14:textId="1326C695" w:rsidR="00FE305E" w:rsidRPr="009B419E" w:rsidRDefault="003607C9" w:rsidP="15D1A511">
      <w:pPr>
        <w:rPr>
          <w:rFonts w:ascii="Calibri" w:eastAsia="Arial" w:hAnsi="Calibri" w:cs="Calibri"/>
          <w:color w:val="000000" w:themeColor="text1"/>
          <w:sz w:val="22"/>
          <w:szCs w:val="22"/>
          <w:highlight w:val="yellow"/>
        </w:rPr>
      </w:pPr>
      <w:r w:rsidRPr="009B419E">
        <w:rPr>
          <w:rFonts w:ascii="Calibri" w:eastAsia="Arial" w:hAnsi="Calibri" w:cs="Calibri"/>
          <w:noProof/>
          <w:color w:val="000000" w:themeColor="text1"/>
          <w:sz w:val="22"/>
          <w:szCs w:val="22"/>
          <w:highlight w:val="yellow"/>
          <w:lang w:val="en-IN" w:eastAsia="en-IN"/>
        </w:rPr>
        <w:drawing>
          <wp:inline distT="0" distB="0" distL="0" distR="0" wp14:anchorId="4E21E0E9" wp14:editId="4D2796FA">
            <wp:extent cx="5943600" cy="2089150"/>
            <wp:effectExtent l="0" t="0" r="0" b="6350"/>
            <wp:docPr id="2076071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89150"/>
                    </a:xfrm>
                    <a:prstGeom prst="rect">
                      <a:avLst/>
                    </a:prstGeom>
                    <a:noFill/>
                    <a:ln>
                      <a:noFill/>
                    </a:ln>
                  </pic:spPr>
                </pic:pic>
              </a:graphicData>
            </a:graphic>
          </wp:inline>
        </w:drawing>
      </w:r>
    </w:p>
    <w:p w14:paraId="18307240" w14:textId="7271CD56" w:rsidR="00FE305E" w:rsidRPr="009B419E" w:rsidRDefault="00FE305E" w:rsidP="00FE305E">
      <w:pPr>
        <w:rPr>
          <w:rFonts w:ascii="Calibri" w:hAnsi="Calibri" w:cs="Calibri"/>
          <w:highlight w:val="yellow"/>
        </w:rPr>
      </w:pPr>
      <w:r w:rsidRPr="009B419E">
        <w:rPr>
          <w:rFonts w:ascii="Calibri" w:eastAsia="Arial" w:hAnsi="Calibri" w:cs="Calibri"/>
          <w:color w:val="000000" w:themeColor="text1"/>
          <w:sz w:val="22"/>
          <w:szCs w:val="22"/>
          <w:highlight w:val="yellow"/>
        </w:rPr>
        <w:t xml:space="preserve">For a 35-year-old male choosing a </w:t>
      </w:r>
      <w:r w:rsidRPr="009B419E">
        <w:rPr>
          <w:rFonts w:ascii="Calibri" w:eastAsia="Arial" w:hAnsi="Calibri" w:cs="Calibri"/>
          <w:b/>
          <w:bCs/>
          <w:color w:val="000000" w:themeColor="text1"/>
          <w:sz w:val="22"/>
          <w:szCs w:val="22"/>
          <w:highlight w:val="yellow"/>
        </w:rPr>
        <w:t>Sum Assured of ₹1 Crore</w:t>
      </w:r>
      <w:r w:rsidRPr="009B419E">
        <w:rPr>
          <w:rFonts w:ascii="Calibri" w:eastAsia="Arial" w:hAnsi="Calibri" w:cs="Calibri"/>
          <w:color w:val="000000" w:themeColor="text1"/>
          <w:sz w:val="22"/>
          <w:szCs w:val="22"/>
          <w:highlight w:val="yellow"/>
        </w:rPr>
        <w:t xml:space="preserve"> with a Policy Term of </w:t>
      </w:r>
      <w:r w:rsidRPr="009B419E">
        <w:rPr>
          <w:rFonts w:ascii="Calibri" w:eastAsia="Arial" w:hAnsi="Calibri" w:cs="Calibri"/>
          <w:b/>
          <w:bCs/>
          <w:color w:val="000000" w:themeColor="text1"/>
          <w:sz w:val="22"/>
          <w:szCs w:val="22"/>
          <w:highlight w:val="yellow"/>
        </w:rPr>
        <w:t>30 years</w:t>
      </w:r>
      <w:r w:rsidRPr="009B419E">
        <w:rPr>
          <w:rFonts w:ascii="Calibri" w:eastAsia="Arial" w:hAnsi="Calibri" w:cs="Calibri"/>
          <w:color w:val="000000" w:themeColor="text1"/>
          <w:sz w:val="22"/>
          <w:szCs w:val="22"/>
          <w:highlight w:val="yellow"/>
        </w:rPr>
        <w:t xml:space="preserve"> and Premium Payment Term of 10 years, the annual premium is just </w:t>
      </w:r>
      <w:r w:rsidRPr="009B419E">
        <w:rPr>
          <w:rFonts w:ascii="Calibri" w:eastAsia="Arial" w:hAnsi="Calibri" w:cs="Calibri"/>
          <w:b/>
          <w:bCs/>
          <w:color w:val="000000" w:themeColor="text1"/>
          <w:sz w:val="22"/>
          <w:szCs w:val="22"/>
          <w:highlight w:val="yellow"/>
        </w:rPr>
        <w:t>₹1.41 Lakhs</w:t>
      </w:r>
      <w:r w:rsidRPr="009B419E">
        <w:rPr>
          <w:rFonts w:ascii="Calibri" w:eastAsia="Arial" w:hAnsi="Calibri" w:cs="Calibri"/>
          <w:color w:val="000000" w:themeColor="text1"/>
          <w:sz w:val="22"/>
          <w:szCs w:val="22"/>
          <w:highlight w:val="yellow"/>
        </w:rPr>
        <w:t>.</w:t>
      </w:r>
    </w:p>
    <w:p w14:paraId="041F4642" w14:textId="77777777" w:rsidR="00FE305E" w:rsidRPr="009B419E" w:rsidRDefault="00FE305E" w:rsidP="15D1A511">
      <w:pPr>
        <w:rPr>
          <w:rFonts w:ascii="Calibri" w:eastAsia="Arial" w:hAnsi="Calibri" w:cs="Calibri"/>
          <w:color w:val="000000" w:themeColor="text1"/>
          <w:sz w:val="22"/>
          <w:szCs w:val="22"/>
          <w:highlight w:val="yellow"/>
        </w:rPr>
      </w:pPr>
    </w:p>
    <w:p w14:paraId="3B9D1C22" w14:textId="1D3068E9" w:rsidR="00EC5B0F" w:rsidRPr="00C94946" w:rsidRDefault="00DB19EA" w:rsidP="15D1A511">
      <w:pPr>
        <w:rPr>
          <w:rFonts w:ascii="Calibri" w:eastAsia="Arial" w:hAnsi="Calibri" w:cs="Calibri"/>
          <w:color w:val="000000" w:themeColor="text1"/>
          <w:sz w:val="22"/>
          <w:szCs w:val="22"/>
        </w:rPr>
      </w:pPr>
      <w:r w:rsidRPr="009B419E">
        <w:rPr>
          <w:rFonts w:ascii="Calibri" w:eastAsia="Arial" w:hAnsi="Calibri" w:cs="Calibri"/>
          <w:noProof/>
          <w:color w:val="000000" w:themeColor="text1"/>
          <w:sz w:val="22"/>
          <w:szCs w:val="22"/>
          <w:highlight w:val="yellow"/>
          <w:lang w:val="en-IN" w:eastAsia="en-IN"/>
        </w:rPr>
        <mc:AlternateContent>
          <mc:Choice Requires="wps">
            <w:drawing>
              <wp:anchor distT="0" distB="0" distL="114300" distR="114300" simplePos="0" relativeHeight="251659264" behindDoc="0" locked="0" layoutInCell="1" allowOverlap="1" wp14:anchorId="65358331" wp14:editId="0D1500EB">
                <wp:simplePos x="0" y="0"/>
                <wp:positionH relativeFrom="column">
                  <wp:posOffset>5418210</wp:posOffset>
                </wp:positionH>
                <wp:positionV relativeFrom="paragraph">
                  <wp:posOffset>656200</wp:posOffset>
                </wp:positionV>
                <wp:extent cx="185012" cy="226337"/>
                <wp:effectExtent l="0" t="0" r="24765" b="21590"/>
                <wp:wrapNone/>
                <wp:docPr id="1" name="Rounded Rectangle 1"/>
                <wp:cNvGraphicFramePr/>
                <a:graphic xmlns:a="http://schemas.openxmlformats.org/drawingml/2006/main">
                  <a:graphicData uri="http://schemas.microsoft.com/office/word/2010/wordprocessingShape">
                    <wps:wsp>
                      <wps:cNvSpPr/>
                      <wps:spPr>
                        <a:xfrm>
                          <a:off x="0" y="0"/>
                          <a:ext cx="185012" cy="22633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71204C" w14:textId="067AC1E4" w:rsidR="00DB19EA" w:rsidRPr="00DB19EA" w:rsidRDefault="00DB19EA" w:rsidP="00DB19EA">
                            <w:pPr>
                              <w:rPr>
                                <w:sz w:val="16"/>
                                <w:szCs w:val="16"/>
                                <w:lang w:val="en-IN"/>
                              </w:rPr>
                            </w:pPr>
                            <w:r w:rsidRPr="00DB19EA">
                              <w:rPr>
                                <w:sz w:val="16"/>
                                <w:szCs w:val="16"/>
                                <w:lang w:val="en-IN"/>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65358331" id="Rounded Rectangle 1" o:spid="_x0000_s1026" style="position:absolute;margin-left:426.65pt;margin-top:51.65pt;width:14.55pt;height:1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" fillcolor="#156082 [3204]" strokecolor="#0a2f40 [1604]" strokeweight="1pt">
                <v:stroke joinstyle="miter"/>
                <v:textbox>
                  <w:txbxContent>
                    <w:p w14:paraId="2F71204C" w14:textId="067AC1E4" w:rsidR="00DB19EA" w:rsidRPr="00DB19EA" w:rsidRDefault="00DB19EA" w:rsidP="00DB19EA">
                      <w:pPr>
                        <w:rPr>
                          <w:sz w:val="16"/>
                          <w:szCs w:val="16"/>
                          <w:lang w:val="en-IN"/>
                        </w:rPr>
                      </w:pPr>
                      <w:r w:rsidRPr="00DB19EA">
                        <w:rPr>
                          <w:sz w:val="16"/>
                          <w:szCs w:val="16"/>
                          <w:lang w:val="en-IN"/>
                        </w:rPr>
                        <w:t>d</w:t>
                      </w:r>
                    </w:p>
                  </w:txbxContent>
                </v:textbox>
              </v:roundrect>
            </w:pict>
          </mc:Fallback>
        </mc:AlternateContent>
      </w:r>
      <w:r w:rsidR="003607C9" w:rsidRPr="009B419E">
        <w:rPr>
          <w:rFonts w:ascii="Calibri" w:eastAsia="Arial" w:hAnsi="Calibri" w:cs="Calibri"/>
          <w:noProof/>
          <w:color w:val="000000" w:themeColor="text1"/>
          <w:sz w:val="22"/>
          <w:szCs w:val="22"/>
          <w:highlight w:val="yellow"/>
          <w:lang w:val="en-IN" w:eastAsia="en-IN"/>
        </w:rPr>
        <w:drawing>
          <wp:inline distT="0" distB="0" distL="0" distR="0" wp14:anchorId="5863871E" wp14:editId="4E6E2017">
            <wp:extent cx="5937250" cy="2279650"/>
            <wp:effectExtent l="0" t="0" r="6350" b="6350"/>
            <wp:docPr id="12058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2279650"/>
                    </a:xfrm>
                    <a:prstGeom prst="rect">
                      <a:avLst/>
                    </a:prstGeom>
                    <a:noFill/>
                    <a:ln>
                      <a:noFill/>
                    </a:ln>
                  </pic:spPr>
                </pic:pic>
              </a:graphicData>
            </a:graphic>
          </wp:inline>
        </w:drawing>
      </w:r>
    </w:p>
    <w:p w14:paraId="2B7BF67E" w14:textId="4214584C" w:rsidR="00EC5B0F" w:rsidRPr="00C94946" w:rsidRDefault="00EC5B0F" w:rsidP="52655E6D">
      <w:pPr>
        <w:rPr>
          <w:rFonts w:ascii="Calibri" w:hAnsi="Calibri" w:cs="Calibri"/>
        </w:rPr>
      </w:pPr>
    </w:p>
    <w:p w14:paraId="664E0468" w14:textId="2AB5531F" w:rsidR="00EC5B0F" w:rsidRPr="00C94946" w:rsidRDefault="47AD9522" w:rsidP="6C0BF8C5">
      <w:pPr>
        <w:spacing w:before="160" w:after="80"/>
        <w:rPr>
          <w:rFonts w:ascii="Calibri" w:hAnsi="Calibri" w:cs="Calibri"/>
        </w:rPr>
      </w:pPr>
      <w:r w:rsidRPr="00C94946">
        <w:rPr>
          <w:rFonts w:ascii="Calibri" w:hAnsi="Calibri" w:cs="Calibri"/>
        </w:rPr>
        <w:t xml:space="preserve">You can pay premiums </w:t>
      </w:r>
      <w:r w:rsidRPr="00C94946">
        <w:rPr>
          <w:rFonts w:ascii="Calibri" w:hAnsi="Calibri" w:cs="Calibri"/>
          <w:b/>
          <w:bCs/>
        </w:rPr>
        <w:t>yearly, half-yearly, quarterly, or monthly</w:t>
      </w:r>
      <w:r w:rsidR="00FE305E" w:rsidRPr="00C94946">
        <w:rPr>
          <w:rFonts w:ascii="Calibri" w:hAnsi="Calibri" w:cs="Calibri"/>
        </w:rPr>
        <w:t xml:space="preserve"> and </w:t>
      </w:r>
      <w:proofErr w:type="spellStart"/>
      <w:r w:rsidR="00FE305E" w:rsidRPr="00C94946">
        <w:rPr>
          <w:rFonts w:ascii="Calibri" w:hAnsi="Calibri" w:cs="Calibri"/>
        </w:rPr>
        <w:t>c</w:t>
      </w:r>
      <w:r w:rsidRPr="00C94946">
        <w:rPr>
          <w:rFonts w:ascii="Calibri" w:hAnsi="Calibri" w:cs="Calibri"/>
        </w:rPr>
        <w:t>ustomise</w:t>
      </w:r>
      <w:proofErr w:type="spellEnd"/>
      <w:r w:rsidRPr="00C94946">
        <w:rPr>
          <w:rFonts w:ascii="Calibri" w:hAnsi="Calibri" w:cs="Calibri"/>
        </w:rPr>
        <w:t xml:space="preserve"> </w:t>
      </w:r>
      <w:r w:rsidR="5D3A43FC" w:rsidRPr="00C94946">
        <w:rPr>
          <w:rFonts w:ascii="Calibri" w:hAnsi="Calibri" w:cs="Calibri"/>
        </w:rPr>
        <w:t>the Policy</w:t>
      </w:r>
      <w:r w:rsidR="5E99F383" w:rsidRPr="00C94946">
        <w:rPr>
          <w:rFonts w:ascii="Calibri" w:hAnsi="Calibri" w:cs="Calibri"/>
        </w:rPr>
        <w:t xml:space="preserve"> to</w:t>
      </w:r>
      <w:r w:rsidRPr="00C94946">
        <w:rPr>
          <w:rFonts w:ascii="Calibri" w:hAnsi="Calibri" w:cs="Calibri"/>
        </w:rPr>
        <w:t xml:space="preserve"> match your financial goal.</w:t>
      </w:r>
    </w:p>
    <w:p w14:paraId="52C4D895" w14:textId="76E0E509" w:rsidR="00EC5B0F" w:rsidRPr="00C94946" w:rsidRDefault="6BFD29A6" w:rsidP="3FEACEA9">
      <w:pPr>
        <w:spacing w:before="160" w:after="80"/>
        <w:rPr>
          <w:rFonts w:ascii="Calibri" w:hAnsi="Calibri" w:cs="Calibri"/>
        </w:rPr>
      </w:pPr>
      <w:r w:rsidRPr="00C94946">
        <w:rPr>
          <w:rFonts w:ascii="Calibri" w:eastAsia="Arial" w:hAnsi="Calibri" w:cs="Calibri"/>
          <w:color w:val="000000" w:themeColor="text1"/>
        </w:rPr>
        <w:t xml:space="preserve"> </w:t>
      </w:r>
    </w:p>
    <w:p w14:paraId="26D87431" w14:textId="0A61BA9C" w:rsidR="00EC5B0F" w:rsidRPr="00C94946" w:rsidRDefault="62E6DB9A" w:rsidP="6C0BF8C5">
      <w:pPr>
        <w:pStyle w:val="Heading3"/>
        <w:rPr>
          <w:rFonts w:ascii="Calibri" w:eastAsia="Aptos Display" w:hAnsi="Calibri" w:cs="Calibri"/>
          <w:sz w:val="32"/>
          <w:szCs w:val="32"/>
        </w:rPr>
      </w:pPr>
      <w:r w:rsidRPr="00C94946">
        <w:rPr>
          <w:rFonts w:ascii="Calibri" w:hAnsi="Calibri" w:cs="Calibri"/>
        </w:rPr>
        <w:lastRenderedPageBreak/>
        <w:t xml:space="preserve">2nd FOLD </w:t>
      </w:r>
    </w:p>
    <w:p w14:paraId="33AEAA0E" w14:textId="1F6F3C68" w:rsidR="4E321596" w:rsidRPr="009B419E" w:rsidRDefault="4E321596" w:rsidP="6C0BF8C5">
      <w:pPr>
        <w:pStyle w:val="Heading3"/>
        <w:rPr>
          <w:rFonts w:ascii="Calibri" w:hAnsi="Calibri" w:cs="Calibri"/>
          <w:highlight w:val="yellow"/>
        </w:rPr>
      </w:pPr>
      <w:r w:rsidRPr="009B419E">
        <w:rPr>
          <w:rFonts w:ascii="Calibri" w:hAnsi="Calibri" w:cs="Calibri"/>
          <w:highlight w:val="yellow"/>
        </w:rPr>
        <w:t>Why Financial Planning</w:t>
      </w:r>
      <w:r w:rsidR="21362FFF" w:rsidRPr="009B419E">
        <w:rPr>
          <w:rFonts w:ascii="Calibri" w:hAnsi="Calibri" w:cs="Calibri"/>
          <w:highlight w:val="yellow"/>
        </w:rPr>
        <w:t xml:space="preserve"> </w:t>
      </w:r>
      <w:r w:rsidRPr="009B419E">
        <w:rPr>
          <w:rFonts w:ascii="Calibri" w:hAnsi="Calibri" w:cs="Calibri"/>
          <w:highlight w:val="yellow"/>
        </w:rPr>
        <w:t>Calls for Both Protection and Growth?</w:t>
      </w:r>
    </w:p>
    <w:p w14:paraId="3A896DB6" w14:textId="549DFE92" w:rsidR="1AD42D82" w:rsidRPr="009B419E" w:rsidRDefault="1AD42D82" w:rsidP="52655E6D">
      <w:pPr>
        <w:rPr>
          <w:rFonts w:ascii="Calibri" w:hAnsi="Calibri" w:cs="Calibri"/>
          <w:highlight w:val="yellow"/>
        </w:rPr>
      </w:pPr>
      <w:r w:rsidRPr="009B419E">
        <w:rPr>
          <w:rFonts w:ascii="Calibri" w:hAnsi="Calibri" w:cs="Calibri"/>
          <w:highlight w:val="yellow"/>
        </w:rPr>
        <w:t xml:space="preserve">A ₹50 lakh life cover may feel sufficient today — but inflation can significantly reduce its future value over time. According to </w:t>
      </w:r>
      <w:hyperlink r:id="rId12">
        <w:r w:rsidRPr="009B419E">
          <w:rPr>
            <w:rStyle w:val="Hyperlink"/>
            <w:rFonts w:ascii="Calibri" w:hAnsi="Calibri" w:cs="Calibri"/>
            <w:highlight w:val="yellow"/>
          </w:rPr>
          <w:t>SEBI Investor Education</w:t>
        </w:r>
      </w:hyperlink>
      <w:r w:rsidRPr="009B419E">
        <w:rPr>
          <w:rFonts w:ascii="Calibri" w:hAnsi="Calibri" w:cs="Calibri"/>
          <w:highlight w:val="yellow"/>
        </w:rPr>
        <w:t>, at 6% inflation, the purchasing power of money st</w:t>
      </w:r>
      <w:r w:rsidR="00C94946" w:rsidRPr="009B419E">
        <w:rPr>
          <w:rFonts w:ascii="Calibri" w:hAnsi="Calibri" w:cs="Calibri"/>
          <w:highlight w:val="yellow"/>
        </w:rPr>
        <w:t>eadily declines year after year</w:t>
      </w:r>
    </w:p>
    <w:p w14:paraId="33989AD6" w14:textId="7B119FEE" w:rsidR="3807BDF7" w:rsidRPr="00C94946" w:rsidRDefault="0F3A7940" w:rsidP="52655E6D">
      <w:pPr>
        <w:rPr>
          <w:rFonts w:ascii="Calibri" w:hAnsi="Calibri" w:cs="Calibri"/>
        </w:rPr>
      </w:pPr>
      <w:r w:rsidRPr="009B419E">
        <w:rPr>
          <w:rFonts w:ascii="Calibri" w:hAnsi="Calibri" w:cs="Calibri"/>
          <w:highlight w:val="yellow"/>
        </w:rPr>
        <w:t>This means</w:t>
      </w:r>
      <w:r w:rsidR="4F8EFFD3" w:rsidRPr="009B419E">
        <w:rPr>
          <w:rFonts w:ascii="Calibri" w:hAnsi="Calibri" w:cs="Calibri"/>
          <w:highlight w:val="yellow"/>
        </w:rPr>
        <w:t xml:space="preserve"> policyholders with lesser life cover</w:t>
      </w:r>
      <w:r w:rsidRPr="009B419E">
        <w:rPr>
          <w:rFonts w:ascii="Calibri" w:hAnsi="Calibri" w:cs="Calibri"/>
          <w:highlight w:val="yellow"/>
        </w:rPr>
        <w:t xml:space="preserve"> are simultaneously under-protected and under-invested.</w:t>
      </w:r>
    </w:p>
    <w:p w14:paraId="6CFEABBE" w14:textId="0C09C98F" w:rsidR="3807BDF7" w:rsidRPr="00C94946" w:rsidRDefault="3807BDF7" w:rsidP="52655E6D">
      <w:pPr>
        <w:rPr>
          <w:rFonts w:ascii="Calibri" w:hAnsi="Calibri" w:cs="Calibri"/>
        </w:rPr>
      </w:pPr>
      <w:r w:rsidRPr="00C94946">
        <w:rPr>
          <w:rFonts w:ascii="Calibri" w:hAnsi="Calibri" w:cs="Calibri"/>
        </w:rPr>
        <w:t>Buying separate term plans, ULIPs, accident covers, and critical illness covers can lead to:</w:t>
      </w:r>
    </w:p>
    <w:p w14:paraId="72E33E51" w14:textId="6378174C" w:rsidR="3807BDF7" w:rsidRPr="00C94946" w:rsidDel="008A2979" w:rsidRDefault="3807BDF7" w:rsidP="00D2488D">
      <w:pPr>
        <w:pStyle w:val="ListParagraph"/>
        <w:numPr>
          <w:ilvl w:val="0"/>
          <w:numId w:val="2"/>
        </w:numPr>
        <w:rPr>
          <w:del w:id="8" w:author="Prashant Kumar09/Pune HO/Product Development/Life" w:date="2026-05-19T19:07:00Z"/>
          <w:rFonts w:ascii="Calibri" w:hAnsi="Calibri" w:cs="Calibri"/>
        </w:rPr>
      </w:pPr>
      <w:del w:id="9" w:author="Prashant Kumar09/Pune HO/Product Development/Life" w:date="2026-05-19T19:07:00Z">
        <w:r w:rsidRPr="00C94946" w:rsidDel="008A2979">
          <w:rPr>
            <w:rFonts w:ascii="Calibri" w:hAnsi="Calibri" w:cs="Calibri"/>
          </w:rPr>
          <w:delText>Higher overall cost due to multiple plan-level charges</w:delText>
        </w:r>
      </w:del>
    </w:p>
    <w:p w14:paraId="6DBDA5E2" w14:textId="312C8BC9" w:rsidR="3807BDF7" w:rsidRPr="00C94946" w:rsidRDefault="3807BDF7" w:rsidP="00D2488D">
      <w:pPr>
        <w:pStyle w:val="ListParagraph"/>
        <w:numPr>
          <w:ilvl w:val="0"/>
          <w:numId w:val="2"/>
        </w:numPr>
        <w:rPr>
          <w:rFonts w:ascii="Calibri" w:hAnsi="Calibri" w:cs="Calibri"/>
        </w:rPr>
      </w:pPr>
      <w:r w:rsidRPr="00C94946">
        <w:rPr>
          <w:rFonts w:ascii="Calibri" w:hAnsi="Calibri" w:cs="Calibri"/>
        </w:rPr>
        <w:t xml:space="preserve">Multiple </w:t>
      </w:r>
      <w:r w:rsidR="00FE305E" w:rsidRPr="00C94946">
        <w:rPr>
          <w:rFonts w:ascii="Calibri" w:hAnsi="Calibri" w:cs="Calibri"/>
        </w:rPr>
        <w:t xml:space="preserve">premium and policy </w:t>
      </w:r>
      <w:r w:rsidRPr="00C94946">
        <w:rPr>
          <w:rFonts w:ascii="Calibri" w:hAnsi="Calibri" w:cs="Calibri"/>
        </w:rPr>
        <w:t xml:space="preserve">due dates, </w:t>
      </w:r>
      <w:del w:id="10" w:author="Prashant Kumar09/Pune HO/Product Development/Life" w:date="2026-05-19T19:07:00Z">
        <w:r w:rsidRPr="00C94946" w:rsidDel="008A2979">
          <w:rPr>
            <w:rFonts w:ascii="Calibri" w:hAnsi="Calibri" w:cs="Calibri"/>
          </w:rPr>
          <w:delText>agents</w:delText>
        </w:r>
        <w:r w:rsidR="00FE305E" w:rsidRPr="00C94946" w:rsidDel="008A2979">
          <w:rPr>
            <w:rFonts w:ascii="Calibri" w:hAnsi="Calibri" w:cs="Calibri"/>
          </w:rPr>
          <w:delText xml:space="preserve"> involved</w:delText>
        </w:r>
      </w:del>
      <w:ins w:id="11" w:author="Prashant Kumar09/Pune HO/Product Development/Life" w:date="2026-05-19T19:07:00Z">
        <w:r w:rsidR="008A2979">
          <w:rPr>
            <w:rFonts w:ascii="Calibri" w:hAnsi="Calibri" w:cs="Calibri"/>
          </w:rPr>
          <w:t>servicing touch points</w:t>
        </w:r>
      </w:ins>
      <w:r w:rsidRPr="00C94946">
        <w:rPr>
          <w:rFonts w:ascii="Calibri" w:hAnsi="Calibri" w:cs="Calibri"/>
        </w:rPr>
        <w:t xml:space="preserve">, and policy documents to </w:t>
      </w:r>
      <w:r w:rsidR="00FE305E" w:rsidRPr="00C94946">
        <w:rPr>
          <w:rFonts w:ascii="Calibri" w:hAnsi="Calibri" w:cs="Calibri"/>
        </w:rPr>
        <w:t>manage</w:t>
      </w:r>
    </w:p>
    <w:p w14:paraId="03A419CC" w14:textId="7C40F626" w:rsidR="3807BDF7" w:rsidRPr="00C94946" w:rsidRDefault="3807BDF7" w:rsidP="00D2488D">
      <w:pPr>
        <w:pStyle w:val="ListParagraph"/>
        <w:numPr>
          <w:ilvl w:val="0"/>
          <w:numId w:val="2"/>
        </w:numPr>
        <w:rPr>
          <w:rFonts w:ascii="Calibri" w:hAnsi="Calibri" w:cs="Calibri"/>
        </w:rPr>
      </w:pPr>
      <w:r w:rsidRPr="00C94946">
        <w:rPr>
          <w:rFonts w:ascii="Calibri" w:hAnsi="Calibri" w:cs="Calibri"/>
        </w:rPr>
        <w:t>Gaps in coverage between plans during renewals or lapses</w:t>
      </w:r>
    </w:p>
    <w:p w14:paraId="6A6BB69E" w14:textId="5B6B0CEF" w:rsidR="7683F281" w:rsidRPr="00C94946" w:rsidRDefault="7683F281" w:rsidP="52655E6D">
      <w:pPr>
        <w:spacing w:before="240" w:after="240"/>
        <w:rPr>
          <w:rFonts w:ascii="Calibri" w:hAnsi="Calibri" w:cs="Calibri"/>
        </w:rPr>
      </w:pPr>
      <w:r w:rsidRPr="00C94946">
        <w:rPr>
          <w:rFonts w:ascii="Calibri" w:hAnsi="Calibri" w:cs="Calibri"/>
          <w:noProof/>
          <w:lang w:val="en-IN" w:eastAsia="en-IN"/>
        </w:rPr>
        <w:drawing>
          <wp:inline distT="0" distB="0" distL="0" distR="0" wp14:anchorId="7327FE63" wp14:editId="38BB8F68">
            <wp:extent cx="4095750" cy="2730500"/>
            <wp:effectExtent l="0" t="0" r="0" b="0"/>
            <wp:docPr id="25790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9371" name="Picture 77869371"/>
                    <pic:cNvPicPr/>
                  </pic:nvPicPr>
                  <pic:blipFill>
                    <a:blip r:embed="rId13">
                      <a:extLst>
                        <a:ext uri="{28A0092B-C50C-407E-A947-70E740481C1C}">
                          <a14:useLocalDpi xmlns:a14="http://schemas.microsoft.com/office/drawing/2010/main"/>
                        </a:ext>
                      </a:extLst>
                    </a:blip>
                    <a:stretch>
                      <a:fillRect/>
                    </a:stretch>
                  </pic:blipFill>
                  <pic:spPr>
                    <a:xfrm>
                      <a:off x="0" y="0"/>
                      <a:ext cx="4095750" cy="2730500"/>
                    </a:xfrm>
                    <a:prstGeom prst="rect">
                      <a:avLst/>
                    </a:prstGeom>
                  </pic:spPr>
                </pic:pic>
              </a:graphicData>
            </a:graphic>
          </wp:inline>
        </w:drawing>
      </w:r>
    </w:p>
    <w:p w14:paraId="23CA5C91" w14:textId="4BB187A2" w:rsidR="3807BDF7" w:rsidRPr="00C94946" w:rsidRDefault="12A94AA6" w:rsidP="52655E6D">
      <w:pPr>
        <w:rPr>
          <w:rFonts w:ascii="Calibri" w:hAnsi="Calibri" w:cs="Calibri"/>
        </w:rPr>
      </w:pPr>
      <w:r w:rsidRPr="00C94946">
        <w:rPr>
          <w:rFonts w:ascii="Calibri" w:hAnsi="Calibri" w:cs="Calibri"/>
          <w:b/>
          <w:bCs/>
        </w:rPr>
        <w:t>Bajaj Life Smart Secur</w:t>
      </w:r>
      <w:r w:rsidR="2B2A77D0" w:rsidRPr="00C94946">
        <w:rPr>
          <w:rFonts w:ascii="Calibri" w:hAnsi="Calibri" w:cs="Calibri"/>
          <w:b/>
          <w:bCs/>
        </w:rPr>
        <w:t>e</w:t>
      </w:r>
      <w:r w:rsidRPr="00C94946">
        <w:rPr>
          <w:rFonts w:ascii="Calibri" w:hAnsi="Calibri" w:cs="Calibri"/>
        </w:rPr>
        <w:t xml:space="preserve"> </w:t>
      </w:r>
      <w:r w:rsidR="1013FB0C" w:rsidRPr="00C94946">
        <w:rPr>
          <w:rFonts w:ascii="Calibri" w:hAnsi="Calibri" w:cs="Calibri"/>
          <w:b/>
          <w:bCs/>
        </w:rPr>
        <w:t xml:space="preserve">ROP </w:t>
      </w:r>
      <w:r w:rsidRPr="00C94946">
        <w:rPr>
          <w:rFonts w:ascii="Calibri" w:hAnsi="Calibri" w:cs="Calibri"/>
        </w:rPr>
        <w:t xml:space="preserve">solves this by combining </w:t>
      </w:r>
      <w:r w:rsidR="499404B9" w:rsidRPr="00C94946">
        <w:rPr>
          <w:rFonts w:ascii="Calibri" w:hAnsi="Calibri" w:cs="Calibri"/>
        </w:rPr>
        <w:t>Market Linked Growth,</w:t>
      </w:r>
      <w:r w:rsidR="36E9F711" w:rsidRPr="00C94946">
        <w:rPr>
          <w:rFonts w:ascii="Calibri" w:hAnsi="Calibri" w:cs="Calibri"/>
        </w:rPr>
        <w:t xml:space="preserve"> Life Cover</w:t>
      </w:r>
      <w:r w:rsidR="499404B9" w:rsidRPr="00C94946">
        <w:rPr>
          <w:rFonts w:ascii="Calibri" w:hAnsi="Calibri" w:cs="Calibri"/>
        </w:rPr>
        <w:t xml:space="preserve"> </w:t>
      </w:r>
      <w:r w:rsidRPr="00C94946">
        <w:rPr>
          <w:rFonts w:ascii="Calibri" w:hAnsi="Calibri" w:cs="Calibri"/>
        </w:rPr>
        <w:t>with</w:t>
      </w:r>
      <w:r w:rsidR="05C8A5A6" w:rsidRPr="00C94946">
        <w:rPr>
          <w:rFonts w:ascii="Calibri" w:hAnsi="Calibri" w:cs="Calibri"/>
        </w:rPr>
        <w:t xml:space="preserve"> enhanced</w:t>
      </w:r>
      <w:r w:rsidRPr="00C94946">
        <w:rPr>
          <w:rFonts w:ascii="Calibri" w:hAnsi="Calibri" w:cs="Calibri"/>
        </w:rPr>
        <w:t xml:space="preserve"> protection</w:t>
      </w:r>
      <w:r w:rsidR="1DABA113" w:rsidRPr="00C94946">
        <w:rPr>
          <w:rFonts w:ascii="Calibri" w:hAnsi="Calibri" w:cs="Calibri"/>
        </w:rPr>
        <w:t xml:space="preserve"> and Return of Premium</w:t>
      </w:r>
      <w:r w:rsidR="0038688E" w:rsidRPr="00C94946">
        <w:rPr>
          <w:rFonts w:ascii="Calibri" w:hAnsi="Calibri" w:cs="Calibri"/>
          <w:vertAlign w:val="superscript"/>
        </w:rPr>
        <w:t>3</w:t>
      </w:r>
      <w:r w:rsidR="1DABA113" w:rsidRPr="00C94946">
        <w:rPr>
          <w:rFonts w:ascii="Calibri" w:hAnsi="Calibri" w:cs="Calibri"/>
        </w:rPr>
        <w:t xml:space="preserve"> along with Fund </w:t>
      </w:r>
      <w:r w:rsidR="0DA132B7" w:rsidRPr="00C94946">
        <w:rPr>
          <w:rFonts w:ascii="Calibri" w:hAnsi="Calibri" w:cs="Calibri"/>
        </w:rPr>
        <w:t>Value —</w:t>
      </w:r>
      <w:r w:rsidRPr="00C94946">
        <w:rPr>
          <w:rFonts w:ascii="Calibri" w:hAnsi="Calibri" w:cs="Calibri"/>
        </w:rPr>
        <w:t xml:space="preserve"> all under one </w:t>
      </w:r>
      <w:r w:rsidR="003607C9" w:rsidRPr="00C94946">
        <w:rPr>
          <w:rFonts w:ascii="Calibri" w:hAnsi="Calibri" w:cs="Calibri"/>
        </w:rPr>
        <w:t>plan</w:t>
      </w:r>
      <w:r w:rsidRPr="00C94946">
        <w:rPr>
          <w:rFonts w:ascii="Calibri" w:hAnsi="Calibri" w:cs="Calibri"/>
        </w:rPr>
        <w:t>.</w:t>
      </w:r>
    </w:p>
    <w:p w14:paraId="0F4EC4ED" w14:textId="1D79FA94" w:rsidR="3807BDF7" w:rsidRPr="00C94946" w:rsidRDefault="0038688E" w:rsidP="52655E6D">
      <w:pPr>
        <w:rPr>
          <w:rFonts w:ascii="Calibri" w:hAnsi="Calibri" w:cs="Calibri"/>
        </w:rPr>
      </w:pPr>
      <w:r w:rsidRPr="00C94946">
        <w:rPr>
          <w:rFonts w:ascii="Calibri" w:hAnsi="Calibri" w:cs="Calibri"/>
          <w:vertAlign w:val="superscript"/>
        </w:rPr>
        <w:t>6</w:t>
      </w:r>
      <w:r w:rsidR="0F3A7940" w:rsidRPr="00C94946">
        <w:rPr>
          <w:rFonts w:ascii="Calibri" w:hAnsi="Calibri" w:cs="Calibri"/>
        </w:rPr>
        <w:t xml:space="preserve">Premiums you pay may be eligible for tax deduction under </w:t>
      </w:r>
      <w:commentRangeStart w:id="12"/>
      <w:commentRangeStart w:id="13"/>
      <w:r w:rsidR="0F3A7940" w:rsidRPr="00C94946">
        <w:rPr>
          <w:rFonts w:ascii="Calibri" w:hAnsi="Calibri" w:cs="Calibri"/>
        </w:rPr>
        <w:t>Section</w:t>
      </w:r>
      <w:r w:rsidR="209D3F4B" w:rsidRPr="00C94946">
        <w:rPr>
          <w:rFonts w:ascii="Calibri" w:hAnsi="Calibri" w:cs="Calibri"/>
        </w:rPr>
        <w:t xml:space="preserve"> 123</w:t>
      </w:r>
      <w:commentRangeEnd w:id="12"/>
      <w:r w:rsidR="008A2979" w:rsidRPr="00C94946">
        <w:rPr>
          <w:rStyle w:val="CommentReference"/>
          <w:rFonts w:ascii="Calibri" w:hAnsi="Calibri" w:cs="Calibri"/>
          <w:sz w:val="24"/>
          <w:szCs w:val="24"/>
        </w:rPr>
        <w:commentReference w:id="12"/>
      </w:r>
      <w:commentRangeEnd w:id="13"/>
      <w:r w:rsidR="006B2FFF">
        <w:rPr>
          <w:rStyle w:val="CommentReference"/>
        </w:rPr>
        <w:commentReference w:id="13"/>
      </w:r>
      <w:r w:rsidR="0F3A7940" w:rsidRPr="00C94946">
        <w:rPr>
          <w:rFonts w:ascii="Calibri" w:hAnsi="Calibri" w:cs="Calibri"/>
        </w:rPr>
        <w:t xml:space="preserve">, and the maturity and death benefits may be tax-exempt under Section </w:t>
      </w:r>
      <w:r w:rsidR="74837D73" w:rsidRPr="00C94946">
        <w:rPr>
          <w:rFonts w:ascii="Calibri" w:hAnsi="Calibri" w:cs="Calibri"/>
        </w:rPr>
        <w:t>11</w:t>
      </w:r>
      <w:r w:rsidR="0F3A7940" w:rsidRPr="00C94946">
        <w:rPr>
          <w:rFonts w:ascii="Calibri" w:hAnsi="Calibri" w:cs="Calibri"/>
        </w:rPr>
        <w:t>(</w:t>
      </w:r>
      <w:r w:rsidR="0CCED7F1" w:rsidRPr="00C94946">
        <w:rPr>
          <w:rFonts w:ascii="Calibri" w:hAnsi="Calibri" w:cs="Calibri"/>
        </w:rPr>
        <w:t xml:space="preserve">read </w:t>
      </w:r>
      <w:r w:rsidR="3213257C" w:rsidRPr="00C94946">
        <w:rPr>
          <w:rFonts w:ascii="Calibri" w:hAnsi="Calibri" w:cs="Calibri"/>
        </w:rPr>
        <w:t>with Schedule II</w:t>
      </w:r>
      <w:r w:rsidR="0F3A7940" w:rsidRPr="00C94946">
        <w:rPr>
          <w:rFonts w:ascii="Calibri" w:hAnsi="Calibri" w:cs="Calibri"/>
        </w:rPr>
        <w:t>), subject to prevailing tax laws</w:t>
      </w:r>
      <w:r w:rsidR="78162037" w:rsidRPr="00C94946">
        <w:rPr>
          <w:rFonts w:ascii="Calibri" w:hAnsi="Calibri" w:cs="Calibri"/>
        </w:rPr>
        <w:t>.</w:t>
      </w:r>
    </w:p>
    <w:p w14:paraId="43293836" w14:textId="0D15F945" w:rsidR="38D6918C" w:rsidRPr="00C94946" w:rsidRDefault="38D6918C" w:rsidP="36DFD649">
      <w:pPr>
        <w:keepNext/>
        <w:keepLines/>
        <w:rPr>
          <w:rFonts w:ascii="Calibri" w:hAnsi="Calibri" w:cs="Calibri"/>
        </w:rPr>
      </w:pPr>
    </w:p>
    <w:p w14:paraId="0E1FCD0F" w14:textId="4260DF6C" w:rsidR="38D6918C" w:rsidRPr="00C94946" w:rsidRDefault="5C257E19" w:rsidP="36DFD649">
      <w:pPr>
        <w:spacing w:after="0"/>
        <w:rPr>
          <w:rFonts w:ascii="Calibri" w:hAnsi="Calibri" w:cs="Calibri"/>
        </w:rPr>
      </w:pPr>
      <w:r w:rsidRPr="00C94946">
        <w:rPr>
          <w:rStyle w:val="Heading3Char"/>
          <w:rFonts w:ascii="Calibri" w:eastAsia="Arial" w:hAnsi="Calibri" w:cs="Calibri"/>
        </w:rPr>
        <w:t xml:space="preserve">What are the </w:t>
      </w:r>
      <w:r w:rsidR="2ECD2ED3" w:rsidRPr="00C94946">
        <w:rPr>
          <w:rStyle w:val="Heading3Char"/>
          <w:rFonts w:ascii="Calibri" w:eastAsia="Arial" w:hAnsi="Calibri" w:cs="Calibri"/>
        </w:rPr>
        <w:t xml:space="preserve">Protection </w:t>
      </w:r>
      <w:r w:rsidRPr="00C94946">
        <w:rPr>
          <w:rStyle w:val="Heading3Char"/>
          <w:rFonts w:ascii="Calibri" w:eastAsia="Arial" w:hAnsi="Calibri" w:cs="Calibri"/>
        </w:rPr>
        <w:t xml:space="preserve">Benefits of Bajaj Life </w:t>
      </w:r>
      <w:r w:rsidR="28333B31" w:rsidRPr="00C94946">
        <w:rPr>
          <w:rStyle w:val="Heading3Char"/>
          <w:rFonts w:ascii="Calibri" w:eastAsia="Arial" w:hAnsi="Calibri" w:cs="Calibri"/>
        </w:rPr>
        <w:t>Smart Secure</w:t>
      </w:r>
      <w:r w:rsidR="2A75A12E" w:rsidRPr="00C94946">
        <w:rPr>
          <w:rStyle w:val="Heading3Char"/>
          <w:rFonts w:ascii="Calibri" w:eastAsia="Arial" w:hAnsi="Calibri" w:cs="Calibri"/>
        </w:rPr>
        <w:t xml:space="preserve"> ROP</w:t>
      </w:r>
      <w:r w:rsidRPr="00C94946">
        <w:rPr>
          <w:rStyle w:val="Heading3Char"/>
          <w:rFonts w:ascii="Calibri" w:eastAsia="Arial" w:hAnsi="Calibri" w:cs="Calibri"/>
        </w:rPr>
        <w:t>?</w:t>
      </w:r>
    </w:p>
    <w:p w14:paraId="485600E5" w14:textId="5F69CB8E" w:rsidR="52655E6D" w:rsidRPr="00C94946" w:rsidRDefault="52655E6D" w:rsidP="52655E6D">
      <w:pPr>
        <w:rPr>
          <w:rFonts w:ascii="Calibri" w:hAnsi="Calibri" w:cs="Calibri"/>
          <w:b/>
          <w:bCs/>
        </w:rPr>
      </w:pPr>
    </w:p>
    <w:p w14:paraId="67300B5B" w14:textId="49B9D4A6" w:rsidR="2DB230F2" w:rsidRPr="00C94946" w:rsidRDefault="1C8CB81C" w:rsidP="52655E6D">
      <w:pPr>
        <w:rPr>
          <w:rFonts w:ascii="Calibri" w:hAnsi="Calibri" w:cs="Calibri"/>
        </w:rPr>
      </w:pPr>
      <w:r w:rsidRPr="00C94946">
        <w:rPr>
          <w:rFonts w:ascii="Calibri" w:hAnsi="Calibri" w:cs="Calibri"/>
          <w:b/>
          <w:bCs/>
        </w:rPr>
        <w:t xml:space="preserve">Bajaj Life Smart Secure </w:t>
      </w:r>
      <w:r w:rsidR="75235C84" w:rsidRPr="00C94946">
        <w:rPr>
          <w:rFonts w:ascii="Calibri" w:hAnsi="Calibri" w:cs="Calibri"/>
          <w:b/>
          <w:bCs/>
        </w:rPr>
        <w:t xml:space="preserve">ROP </w:t>
      </w:r>
      <w:r w:rsidRPr="00C94946">
        <w:rPr>
          <w:rFonts w:ascii="Calibri" w:hAnsi="Calibri" w:cs="Calibri"/>
        </w:rPr>
        <w:t xml:space="preserve">offers </w:t>
      </w:r>
      <w:r w:rsidR="7EC9BE4A" w:rsidRPr="00C94946">
        <w:rPr>
          <w:rFonts w:ascii="Calibri" w:hAnsi="Calibri" w:cs="Calibri"/>
        </w:rPr>
        <w:t>added protection benefits</w:t>
      </w:r>
      <w:r w:rsidRPr="00C94946">
        <w:rPr>
          <w:rFonts w:ascii="Calibri" w:hAnsi="Calibri" w:cs="Calibri"/>
        </w:rPr>
        <w:t xml:space="preserve"> for policyholders along with a high life cover. </w:t>
      </w:r>
      <w:r w:rsidR="49DA95AF" w:rsidRPr="00C94946">
        <w:rPr>
          <w:rFonts w:ascii="Calibri" w:eastAsia="Arial" w:hAnsi="Calibri" w:cs="Calibri"/>
        </w:rPr>
        <w:t>Here are some of the key benefits offered under the plan:</w:t>
      </w:r>
    </w:p>
    <w:p w14:paraId="793BA750" w14:textId="15D86486" w:rsidR="2C7D0193" w:rsidRPr="00C94946" w:rsidRDefault="2C7D0193" w:rsidP="52655E6D">
      <w:pPr>
        <w:rPr>
          <w:rFonts w:ascii="Calibri" w:hAnsi="Calibri" w:cs="Calibri"/>
        </w:rPr>
      </w:pPr>
      <w:r w:rsidRPr="00C94946">
        <w:rPr>
          <w:rFonts w:ascii="Calibri" w:eastAsia="Arial" w:hAnsi="Calibri" w:cs="Calibri"/>
          <w:b/>
          <w:bCs/>
        </w:rPr>
        <w:t>Death Benefit</w:t>
      </w:r>
      <w:r w:rsidR="0038688E" w:rsidRPr="00C94946">
        <w:rPr>
          <w:rFonts w:ascii="Calibri" w:eastAsia="Arial" w:hAnsi="Calibri" w:cs="Calibri"/>
          <w:b/>
          <w:bCs/>
          <w:vertAlign w:val="superscript"/>
        </w:rPr>
        <w:t>7</w:t>
      </w:r>
      <w:r w:rsidR="4EDDE9CF" w:rsidRPr="00C94946">
        <w:rPr>
          <w:rFonts w:ascii="Calibri" w:eastAsia="Arial" w:hAnsi="Calibri" w:cs="Calibri"/>
          <w:b/>
          <w:bCs/>
        </w:rPr>
        <w:t xml:space="preserve"> </w:t>
      </w:r>
    </w:p>
    <w:p w14:paraId="54B34A07" w14:textId="74AD2F49" w:rsidR="4EDDE9CF" w:rsidRPr="00C94946" w:rsidRDefault="3487C0AB" w:rsidP="52655E6D">
      <w:pPr>
        <w:rPr>
          <w:rFonts w:ascii="Calibri" w:hAnsi="Calibri" w:cs="Calibri"/>
        </w:rPr>
      </w:pPr>
      <w:r w:rsidRPr="00C94946">
        <w:rPr>
          <w:rFonts w:ascii="Calibri" w:hAnsi="Calibri" w:cs="Calibri"/>
        </w:rPr>
        <w:t xml:space="preserve">In the event of the unfortunate death of the Life Assured during the Policy Term, provided all due premiums have been paid and the policy is in force, the Death Benefit </w:t>
      </w:r>
      <w:r w:rsidR="003607C9" w:rsidRPr="00C94946">
        <w:rPr>
          <w:rFonts w:ascii="Calibri" w:hAnsi="Calibri" w:cs="Calibri"/>
        </w:rPr>
        <w:t xml:space="preserve">is </w:t>
      </w:r>
      <w:r w:rsidRPr="00C94946">
        <w:rPr>
          <w:rFonts w:ascii="Calibri" w:hAnsi="Calibri" w:cs="Calibri"/>
        </w:rPr>
        <w:t>payable</w:t>
      </w:r>
      <w:r w:rsidR="003607C9" w:rsidRPr="00C94946">
        <w:rPr>
          <w:rFonts w:ascii="Calibri" w:hAnsi="Calibri" w:cs="Calibri"/>
        </w:rPr>
        <w:t>, subject to policy terms and conditions</w:t>
      </w:r>
      <w:r w:rsidR="256FA6E6" w:rsidRPr="00C94946">
        <w:rPr>
          <w:rFonts w:ascii="Calibri" w:hAnsi="Calibri" w:cs="Calibri"/>
        </w:rPr>
        <w:t>.</w:t>
      </w:r>
    </w:p>
    <w:p w14:paraId="3604013B" w14:textId="370D0671" w:rsidR="4EDDE9CF" w:rsidRPr="00C94946" w:rsidRDefault="4EDDE9CF" w:rsidP="52655E6D">
      <w:pPr>
        <w:rPr>
          <w:rFonts w:ascii="Calibri" w:hAnsi="Calibri" w:cs="Calibri"/>
        </w:rPr>
      </w:pPr>
    </w:p>
    <w:p w14:paraId="348D0DA5" w14:textId="065062C1" w:rsidR="2C7D0193" w:rsidRPr="00C94946" w:rsidRDefault="2C7D0193" w:rsidP="52655E6D">
      <w:pPr>
        <w:rPr>
          <w:rFonts w:ascii="Calibri" w:eastAsia="Arial" w:hAnsi="Calibri" w:cs="Calibri"/>
          <w:b/>
          <w:bCs/>
        </w:rPr>
      </w:pPr>
      <w:r w:rsidRPr="00C94946">
        <w:rPr>
          <w:rFonts w:ascii="Calibri" w:eastAsia="Arial" w:hAnsi="Calibri" w:cs="Calibri"/>
          <w:b/>
          <w:bCs/>
        </w:rPr>
        <w:t xml:space="preserve">Accidental </w:t>
      </w:r>
      <w:r w:rsidR="003607C9" w:rsidRPr="00C94946">
        <w:rPr>
          <w:rFonts w:ascii="Calibri" w:eastAsia="Arial" w:hAnsi="Calibri" w:cs="Calibri"/>
          <w:b/>
          <w:bCs/>
        </w:rPr>
        <w:t xml:space="preserve">Death Benefit </w:t>
      </w:r>
      <w:r w:rsidRPr="00C94946">
        <w:rPr>
          <w:rFonts w:ascii="Calibri" w:eastAsia="Arial" w:hAnsi="Calibri" w:cs="Calibri"/>
          <w:b/>
          <w:bCs/>
        </w:rPr>
        <w:t>(ADB)</w:t>
      </w:r>
      <w:r w:rsidR="0038688E" w:rsidRPr="00C94946">
        <w:rPr>
          <w:rFonts w:ascii="Calibri" w:eastAsia="Arial" w:hAnsi="Calibri" w:cs="Calibri"/>
          <w:b/>
          <w:bCs/>
          <w:vertAlign w:val="superscript"/>
        </w:rPr>
        <w:t>8</w:t>
      </w:r>
      <w:r w:rsidRPr="00C94946">
        <w:rPr>
          <w:rFonts w:ascii="Calibri" w:eastAsia="Arial" w:hAnsi="Calibri" w:cs="Calibri"/>
          <w:b/>
          <w:bCs/>
        </w:rPr>
        <w:t xml:space="preserve"> </w:t>
      </w:r>
    </w:p>
    <w:p w14:paraId="176FF5E9" w14:textId="40840351" w:rsidR="16771F11" w:rsidRPr="00C94946" w:rsidRDefault="09B580C8" w:rsidP="6C0BF8C5">
      <w:pPr>
        <w:rPr>
          <w:rFonts w:ascii="Calibri" w:hAnsi="Calibri" w:cs="Calibri"/>
        </w:rPr>
      </w:pPr>
      <w:r w:rsidRPr="00C94946">
        <w:rPr>
          <w:rFonts w:ascii="Calibri" w:hAnsi="Calibri" w:cs="Calibri"/>
        </w:rPr>
        <w:t xml:space="preserve">In case of death due to accident, </w:t>
      </w:r>
      <w:ins w:id="14" w:author="Prashant Kumar09/Pune HO/Product Development/Life" w:date="2026-05-19T19:08:00Z">
        <w:r w:rsidR="00950C25">
          <w:rPr>
            <w:rFonts w:ascii="Calibri" w:hAnsi="Calibri" w:cs="Calibri"/>
          </w:rPr>
          <w:t xml:space="preserve">along with </w:t>
        </w:r>
      </w:ins>
      <w:ins w:id="15" w:author="Prashant Kumar09/Pune HO/Product Development/Life" w:date="2026-05-19T19:09:00Z">
        <w:r w:rsidR="00950C25">
          <w:rPr>
            <w:rFonts w:ascii="Calibri" w:hAnsi="Calibri" w:cs="Calibri"/>
          </w:rPr>
          <w:t xml:space="preserve">Life cover Sum Assured , </w:t>
        </w:r>
      </w:ins>
      <w:del w:id="16" w:author="Prashant Kumar09/Pune HO/Product Development/Life" w:date="2026-05-19T19:09:00Z">
        <w:r w:rsidRPr="00C94946" w:rsidDel="00950C25">
          <w:rPr>
            <w:rFonts w:ascii="Calibri" w:hAnsi="Calibri" w:cs="Calibri"/>
          </w:rPr>
          <w:delText xml:space="preserve">the </w:delText>
        </w:r>
      </w:del>
      <w:r w:rsidRPr="00C94946">
        <w:rPr>
          <w:rFonts w:ascii="Calibri" w:hAnsi="Calibri" w:cs="Calibri"/>
        </w:rPr>
        <w:t>Accidental Death Benef</w:t>
      </w:r>
      <w:r w:rsidR="60E5564F" w:rsidRPr="00C94946">
        <w:rPr>
          <w:rFonts w:ascii="Calibri" w:hAnsi="Calibri" w:cs="Calibri"/>
        </w:rPr>
        <w:t>i</w:t>
      </w:r>
      <w:r w:rsidRPr="00C94946">
        <w:rPr>
          <w:rFonts w:ascii="Calibri" w:hAnsi="Calibri" w:cs="Calibri"/>
        </w:rPr>
        <w:t>t Sum Assured shall be paid</w:t>
      </w:r>
      <w:del w:id="17" w:author="Prashant Kumar09/Pune HO/Product Development/Life" w:date="2026-05-19T19:09:00Z">
        <w:r w:rsidRPr="00C94946" w:rsidDel="00950C25">
          <w:rPr>
            <w:rFonts w:ascii="Calibri" w:hAnsi="Calibri" w:cs="Calibri"/>
          </w:rPr>
          <w:delText xml:space="preserve"> which shall not be less than the Guaranteed Benefit</w:delText>
        </w:r>
      </w:del>
      <w:r w:rsidRPr="00C94946">
        <w:rPr>
          <w:rFonts w:ascii="Calibri" w:hAnsi="Calibri" w:cs="Calibri"/>
        </w:rPr>
        <w:t>.</w:t>
      </w:r>
    </w:p>
    <w:p w14:paraId="18E58D8B" w14:textId="4AD68FC8" w:rsidR="2C7D0193" w:rsidRPr="00C94946" w:rsidRDefault="2C7D0193" w:rsidP="52655E6D">
      <w:pPr>
        <w:rPr>
          <w:rFonts w:ascii="Calibri" w:eastAsia="Arial" w:hAnsi="Calibri" w:cs="Calibri"/>
          <w:b/>
          <w:bCs/>
        </w:rPr>
      </w:pPr>
      <w:r w:rsidRPr="00C94946">
        <w:rPr>
          <w:rFonts w:ascii="Calibri" w:eastAsia="Arial" w:hAnsi="Calibri" w:cs="Calibri"/>
          <w:b/>
          <w:bCs/>
        </w:rPr>
        <w:t xml:space="preserve">Accidental </w:t>
      </w:r>
      <w:r w:rsidR="0038688E" w:rsidRPr="00C94946">
        <w:rPr>
          <w:rFonts w:ascii="Calibri" w:eastAsia="Arial" w:hAnsi="Calibri" w:cs="Calibri"/>
          <w:b/>
          <w:bCs/>
        </w:rPr>
        <w:t xml:space="preserve">Total Permanent Disability </w:t>
      </w:r>
      <w:r w:rsidRPr="00C94946">
        <w:rPr>
          <w:rFonts w:ascii="Calibri" w:eastAsia="Arial" w:hAnsi="Calibri" w:cs="Calibri"/>
          <w:b/>
          <w:bCs/>
        </w:rPr>
        <w:t>(ATPD)</w:t>
      </w:r>
      <w:r w:rsidR="0038688E" w:rsidRPr="00C94946">
        <w:rPr>
          <w:rFonts w:ascii="Calibri" w:eastAsia="Arial" w:hAnsi="Calibri" w:cs="Calibri"/>
          <w:b/>
          <w:bCs/>
          <w:vertAlign w:val="superscript"/>
        </w:rPr>
        <w:t>9</w:t>
      </w:r>
      <w:r w:rsidRPr="00C94946">
        <w:rPr>
          <w:rFonts w:ascii="Calibri" w:eastAsia="Arial" w:hAnsi="Calibri" w:cs="Calibri"/>
          <w:b/>
          <w:bCs/>
        </w:rPr>
        <w:t xml:space="preserve"> </w:t>
      </w:r>
    </w:p>
    <w:p w14:paraId="53EC245C" w14:textId="46DDB65C" w:rsidR="52655E6D" w:rsidRPr="00C94946" w:rsidRDefault="432D10E0" w:rsidP="52655E6D">
      <w:pPr>
        <w:rPr>
          <w:rFonts w:ascii="Calibri" w:hAnsi="Calibri" w:cs="Calibri"/>
        </w:rPr>
      </w:pPr>
      <w:r w:rsidRPr="00C94946">
        <w:rPr>
          <w:rFonts w:ascii="Calibri" w:hAnsi="Calibri" w:cs="Calibri"/>
        </w:rPr>
        <w:t xml:space="preserve">In case of accidental total permanent disability, the Accidental </w:t>
      </w:r>
      <w:r w:rsidR="010DC770" w:rsidRPr="00C94946">
        <w:rPr>
          <w:rFonts w:ascii="Calibri" w:hAnsi="Calibri" w:cs="Calibri"/>
        </w:rPr>
        <w:t xml:space="preserve">Total Permanent Disability </w:t>
      </w:r>
      <w:r w:rsidRPr="00C94946">
        <w:rPr>
          <w:rFonts w:ascii="Calibri" w:hAnsi="Calibri" w:cs="Calibri"/>
        </w:rPr>
        <w:t>Benef</w:t>
      </w:r>
      <w:r w:rsidR="6342C8D8" w:rsidRPr="00C94946">
        <w:rPr>
          <w:rFonts w:ascii="Calibri" w:hAnsi="Calibri" w:cs="Calibri"/>
        </w:rPr>
        <w:t>i</w:t>
      </w:r>
      <w:r w:rsidRPr="00C94946">
        <w:rPr>
          <w:rFonts w:ascii="Calibri" w:hAnsi="Calibri" w:cs="Calibri"/>
        </w:rPr>
        <w:t>t Sum Assured shall be paid</w:t>
      </w:r>
      <w:del w:id="18" w:author="Prashant Kumar09/Pune HO/Product Development/Life" w:date="2026-05-19T19:09:00Z">
        <w:r w:rsidRPr="00C94946" w:rsidDel="00950C25">
          <w:rPr>
            <w:rFonts w:ascii="Calibri" w:hAnsi="Calibri" w:cs="Calibri"/>
          </w:rPr>
          <w:delText xml:space="preserve"> which shall not be less than the Guaranteed Benefit</w:delText>
        </w:r>
      </w:del>
      <w:r w:rsidRPr="00C94946">
        <w:rPr>
          <w:rFonts w:ascii="Calibri" w:hAnsi="Calibri" w:cs="Calibri"/>
        </w:rPr>
        <w:t>.</w:t>
      </w:r>
    </w:p>
    <w:p w14:paraId="0AB75380" w14:textId="24381FC1" w:rsidR="710CCED0" w:rsidRPr="00C94946" w:rsidRDefault="710CCED0" w:rsidP="52655E6D">
      <w:pPr>
        <w:rPr>
          <w:rFonts w:ascii="Calibri" w:hAnsi="Calibri" w:cs="Calibri"/>
          <w:b/>
          <w:bCs/>
        </w:rPr>
      </w:pPr>
      <w:r w:rsidRPr="00C94946">
        <w:rPr>
          <w:rFonts w:ascii="Calibri" w:hAnsi="Calibri" w:cs="Calibri"/>
          <w:b/>
          <w:bCs/>
        </w:rPr>
        <w:t>Terminal Illness with Term Booster</w:t>
      </w:r>
      <w:r w:rsidR="00F858B3" w:rsidRPr="00C94946">
        <w:rPr>
          <w:rFonts w:ascii="Calibri" w:hAnsi="Calibri" w:cs="Calibri"/>
          <w:b/>
          <w:bCs/>
          <w:vertAlign w:val="superscript"/>
        </w:rPr>
        <w:t>13</w:t>
      </w:r>
    </w:p>
    <w:p w14:paraId="22B5A434" w14:textId="3F986436" w:rsidR="710CCED0" w:rsidRPr="00C94946" w:rsidRDefault="7F6C45FC" w:rsidP="52655E6D">
      <w:pPr>
        <w:rPr>
          <w:rFonts w:ascii="Calibri" w:hAnsi="Calibri" w:cs="Calibri"/>
        </w:rPr>
      </w:pPr>
      <w:r w:rsidRPr="00C94946">
        <w:rPr>
          <w:rFonts w:ascii="Calibri" w:hAnsi="Calibri" w:cs="Calibri"/>
        </w:rPr>
        <w:t>If the Life Assured is diagnosed with a Terminal Illness during the Policy Term, the Terminal Illness with Term Booster benefit is paid out</w:t>
      </w:r>
      <w:r w:rsidR="391BD461" w:rsidRPr="00C94946">
        <w:rPr>
          <w:rFonts w:ascii="Calibri" w:hAnsi="Calibri" w:cs="Calibri"/>
        </w:rPr>
        <w:t xml:space="preserve"> and the remaining benefits continue</w:t>
      </w:r>
      <w:r w:rsidRPr="00C94946">
        <w:rPr>
          <w:rFonts w:ascii="Calibri" w:hAnsi="Calibri" w:cs="Calibri"/>
        </w:rPr>
        <w:t xml:space="preserve">. </w:t>
      </w:r>
      <w:ins w:id="19" w:author="Prashant Kumar09/Pune HO/Product Development/Life" w:date="2026-05-19T19:12:00Z">
        <w:r w:rsidR="00950C25">
          <w:rPr>
            <w:rFonts w:ascii="Calibri" w:hAnsi="Calibri" w:cs="Calibri"/>
          </w:rPr>
          <w:t>For more details on benefits refer to Sales Literature.</w:t>
        </w:r>
      </w:ins>
    </w:p>
    <w:p w14:paraId="48AA82D9" w14:textId="3E7AE0F6" w:rsidR="52655E6D" w:rsidRPr="00C94946" w:rsidRDefault="52655E6D" w:rsidP="52655E6D">
      <w:pPr>
        <w:rPr>
          <w:rFonts w:ascii="Calibri" w:hAnsi="Calibri" w:cs="Calibri"/>
        </w:rPr>
      </w:pPr>
    </w:p>
    <w:p w14:paraId="7BA06780" w14:textId="1CCDDACA" w:rsidR="4820FAC3" w:rsidRPr="00C94946" w:rsidRDefault="31C8BE6D" w:rsidP="6C0BF8C5">
      <w:pPr>
        <w:spacing w:after="0"/>
        <w:rPr>
          <w:rFonts w:ascii="Calibri" w:hAnsi="Calibri" w:cs="Calibri"/>
        </w:rPr>
      </w:pPr>
      <w:r w:rsidRPr="00C94946">
        <w:rPr>
          <w:rStyle w:val="Heading3Char"/>
          <w:rFonts w:ascii="Calibri" w:eastAsia="Arial" w:hAnsi="Calibri" w:cs="Calibri"/>
        </w:rPr>
        <w:t xml:space="preserve">What are the </w:t>
      </w:r>
      <w:del w:id="20" w:author="Prashant Kumar09/Pune HO/Product Development/Life" w:date="2026-05-19T19:12:00Z">
        <w:r w:rsidRPr="00C94946" w:rsidDel="00950C25">
          <w:rPr>
            <w:rStyle w:val="Heading3Char"/>
            <w:rFonts w:ascii="Calibri" w:eastAsia="Arial" w:hAnsi="Calibri" w:cs="Calibri"/>
          </w:rPr>
          <w:delText xml:space="preserve">Loyalty </w:delText>
        </w:r>
        <w:r w:rsidR="4DD2D5E0" w:rsidRPr="00C94946" w:rsidDel="00950C25">
          <w:rPr>
            <w:rStyle w:val="Heading3Char"/>
            <w:rFonts w:ascii="Calibri" w:eastAsia="Arial" w:hAnsi="Calibri" w:cs="Calibri"/>
          </w:rPr>
          <w:delText>A</w:delText>
        </w:r>
      </w:del>
      <w:ins w:id="21" w:author="Prashant Kumar09/Pune HO/Product Development/Life" w:date="2026-05-19T19:12:00Z">
        <w:r w:rsidR="00950C25">
          <w:rPr>
            <w:rStyle w:val="Heading3Char"/>
            <w:rFonts w:ascii="Calibri" w:eastAsia="Arial" w:hAnsi="Calibri" w:cs="Calibri"/>
          </w:rPr>
          <w:t>a</w:t>
        </w:r>
      </w:ins>
      <w:r w:rsidR="4DD2D5E0" w:rsidRPr="00C94946">
        <w:rPr>
          <w:rStyle w:val="Heading3Char"/>
          <w:rFonts w:ascii="Calibri" w:eastAsia="Arial" w:hAnsi="Calibri" w:cs="Calibri"/>
        </w:rPr>
        <w:t>dvantages</w:t>
      </w:r>
      <w:r w:rsidRPr="00C94946">
        <w:rPr>
          <w:rStyle w:val="Heading3Char"/>
          <w:rFonts w:ascii="Calibri" w:eastAsia="Arial" w:hAnsi="Calibri" w:cs="Calibri"/>
        </w:rPr>
        <w:t xml:space="preserve"> </w:t>
      </w:r>
      <w:ins w:id="22" w:author="Prashant Kumar09/Pune HO/Product Development/Life" w:date="2026-05-19T19:12:00Z">
        <w:r w:rsidR="00950C25">
          <w:rPr>
            <w:rStyle w:val="Heading3Char"/>
            <w:rFonts w:ascii="Calibri" w:eastAsia="Arial" w:hAnsi="Calibri" w:cs="Calibri"/>
          </w:rPr>
          <w:t xml:space="preserve">of continuing </w:t>
        </w:r>
      </w:ins>
      <w:del w:id="23" w:author="Prashant Kumar09/Pune HO/Product Development/Life" w:date="2026-05-19T19:12:00Z">
        <w:r w:rsidR="758EAEB2" w:rsidRPr="00C94946" w:rsidDel="00950C25">
          <w:rPr>
            <w:rStyle w:val="Heading3Char"/>
            <w:rFonts w:ascii="Calibri" w:eastAsia="Arial" w:hAnsi="Calibri" w:cs="Calibri"/>
          </w:rPr>
          <w:delText>in</w:delText>
        </w:r>
        <w:r w:rsidRPr="00C94946" w:rsidDel="00950C25">
          <w:rPr>
            <w:rStyle w:val="Heading3Char"/>
            <w:rFonts w:ascii="Calibri" w:eastAsia="Arial" w:hAnsi="Calibri" w:cs="Calibri"/>
          </w:rPr>
          <w:delText xml:space="preserve"> </w:delText>
        </w:r>
      </w:del>
      <w:r w:rsidRPr="00C94946">
        <w:rPr>
          <w:rStyle w:val="Heading3Char"/>
          <w:rFonts w:ascii="Calibri" w:eastAsia="Arial" w:hAnsi="Calibri" w:cs="Calibri"/>
        </w:rPr>
        <w:t>Bajaj Life Smart Secure</w:t>
      </w:r>
      <w:r w:rsidR="11E06FCC" w:rsidRPr="00C94946">
        <w:rPr>
          <w:rStyle w:val="Heading3Char"/>
          <w:rFonts w:ascii="Calibri" w:eastAsia="Arial" w:hAnsi="Calibri" w:cs="Calibri"/>
        </w:rPr>
        <w:t xml:space="preserve"> ROP</w:t>
      </w:r>
      <w:r w:rsidRPr="00C94946">
        <w:rPr>
          <w:rStyle w:val="Heading3Char"/>
          <w:rFonts w:ascii="Calibri" w:eastAsia="Arial" w:hAnsi="Calibri" w:cs="Calibri"/>
        </w:rPr>
        <w:t>?</w:t>
      </w:r>
    </w:p>
    <w:p w14:paraId="6F337451" w14:textId="78C3E47C" w:rsidR="52655E6D" w:rsidRPr="00C94946" w:rsidRDefault="52655E6D" w:rsidP="52655E6D">
      <w:pPr>
        <w:rPr>
          <w:rFonts w:ascii="Calibri" w:hAnsi="Calibri" w:cs="Calibri"/>
          <w:b/>
          <w:bCs/>
        </w:rPr>
      </w:pPr>
    </w:p>
    <w:p w14:paraId="51F8C69A" w14:textId="0C99D26B" w:rsidR="1A551FF2" w:rsidRPr="00C94946" w:rsidRDefault="1139A19A" w:rsidP="6C0BF8C5">
      <w:pPr>
        <w:rPr>
          <w:rFonts w:ascii="Calibri" w:hAnsi="Calibri" w:cs="Calibri"/>
        </w:rPr>
      </w:pPr>
      <w:r w:rsidRPr="00C94946">
        <w:rPr>
          <w:rFonts w:ascii="Calibri" w:hAnsi="Calibri" w:cs="Calibri"/>
          <w:b/>
          <w:bCs/>
        </w:rPr>
        <w:t>Bajaj Life Smart Secure</w:t>
      </w:r>
      <w:r w:rsidRPr="00C94946">
        <w:rPr>
          <w:rFonts w:ascii="Calibri" w:hAnsi="Calibri" w:cs="Calibri"/>
        </w:rPr>
        <w:t xml:space="preserve"> </w:t>
      </w:r>
      <w:r w:rsidR="7306E343" w:rsidRPr="00C94946">
        <w:rPr>
          <w:rFonts w:ascii="Calibri" w:hAnsi="Calibri" w:cs="Calibri"/>
          <w:b/>
          <w:bCs/>
        </w:rPr>
        <w:t>ROP</w:t>
      </w:r>
      <w:r w:rsidR="7306E343" w:rsidRPr="00C94946">
        <w:rPr>
          <w:rFonts w:ascii="Calibri" w:hAnsi="Calibri" w:cs="Calibri"/>
        </w:rPr>
        <w:t xml:space="preserve"> </w:t>
      </w:r>
      <w:r w:rsidRPr="00C94946">
        <w:rPr>
          <w:rFonts w:ascii="Calibri" w:hAnsi="Calibri" w:cs="Calibri"/>
        </w:rPr>
        <w:t xml:space="preserve">is </w:t>
      </w:r>
      <w:r w:rsidR="7C767F51" w:rsidRPr="00C94946">
        <w:rPr>
          <w:rFonts w:ascii="Calibri" w:hAnsi="Calibri" w:cs="Calibri"/>
          <w:b/>
          <w:bCs/>
        </w:rPr>
        <w:t>tailored</w:t>
      </w:r>
      <w:r w:rsidRPr="00C94946">
        <w:rPr>
          <w:rFonts w:ascii="Calibri" w:hAnsi="Calibri" w:cs="Calibri"/>
        </w:rPr>
        <w:t xml:space="preserve"> to reward policyholders who stay committed to their financial plan. </w:t>
      </w:r>
    </w:p>
    <w:p w14:paraId="73F42D5C" w14:textId="6F8192B6" w:rsidR="1A551FF2" w:rsidRPr="00C94946" w:rsidRDefault="1A551FF2" w:rsidP="52655E6D">
      <w:pPr>
        <w:rPr>
          <w:rFonts w:ascii="Calibri" w:hAnsi="Calibri" w:cs="Calibri"/>
          <w:b/>
          <w:bCs/>
        </w:rPr>
      </w:pPr>
      <w:r w:rsidRPr="00C94946">
        <w:rPr>
          <w:rFonts w:ascii="Calibri" w:hAnsi="Calibri" w:cs="Calibri"/>
          <w:b/>
          <w:bCs/>
        </w:rPr>
        <w:t>1. Guaranteed</w:t>
      </w:r>
      <w:r w:rsidR="00F858B3" w:rsidRPr="00C94946">
        <w:rPr>
          <w:rFonts w:ascii="Calibri" w:hAnsi="Calibri" w:cs="Calibri"/>
          <w:b/>
          <w:bCs/>
          <w:vertAlign w:val="superscript"/>
        </w:rPr>
        <w:t>11</w:t>
      </w:r>
      <w:r w:rsidRPr="00C94946">
        <w:rPr>
          <w:rFonts w:ascii="Calibri" w:hAnsi="Calibri" w:cs="Calibri"/>
          <w:b/>
          <w:bCs/>
        </w:rPr>
        <w:t xml:space="preserve"> Wealth Booster</w:t>
      </w:r>
      <w:r w:rsidR="00F858B3" w:rsidRPr="00C94946">
        <w:rPr>
          <w:rFonts w:ascii="Calibri" w:hAnsi="Calibri" w:cs="Calibri"/>
          <w:b/>
          <w:bCs/>
          <w:vertAlign w:val="superscript"/>
        </w:rPr>
        <w:t>12</w:t>
      </w:r>
    </w:p>
    <w:p w14:paraId="54EB7584" w14:textId="31DD540C" w:rsidR="1A551FF2" w:rsidRPr="00C94946" w:rsidRDefault="1139A19A" w:rsidP="52655E6D">
      <w:pPr>
        <w:rPr>
          <w:rFonts w:ascii="Calibri" w:hAnsi="Calibri" w:cs="Calibri"/>
        </w:rPr>
      </w:pPr>
      <w:r w:rsidRPr="00C94946">
        <w:rPr>
          <w:rFonts w:ascii="Calibri" w:hAnsi="Calibri" w:cs="Calibri"/>
        </w:rPr>
        <w:t xml:space="preserve">The Premium Allocation Charges deducted from </w:t>
      </w:r>
      <w:r w:rsidR="003607C9" w:rsidRPr="00C94946">
        <w:rPr>
          <w:rFonts w:ascii="Calibri" w:hAnsi="Calibri" w:cs="Calibri"/>
        </w:rPr>
        <w:t xml:space="preserve">the </w:t>
      </w:r>
      <w:r w:rsidRPr="00C94946">
        <w:rPr>
          <w:rFonts w:ascii="Calibri" w:hAnsi="Calibri" w:cs="Calibri"/>
        </w:rPr>
        <w:t>premiums throughout the Policy Term are accumulated at a guaranteed</w:t>
      </w:r>
      <w:r w:rsidR="00324B38" w:rsidRPr="00C94946">
        <w:rPr>
          <w:rFonts w:ascii="Calibri" w:hAnsi="Calibri" w:cs="Calibri"/>
          <w:vertAlign w:val="superscript"/>
        </w:rPr>
        <w:t>11</w:t>
      </w:r>
      <w:r w:rsidRPr="00C94946">
        <w:rPr>
          <w:rFonts w:ascii="Calibri" w:hAnsi="Calibri" w:cs="Calibri"/>
        </w:rPr>
        <w:t xml:space="preserve"> rate of 7% per year (compounded annually) and added back to </w:t>
      </w:r>
      <w:r w:rsidR="003607C9" w:rsidRPr="00C94946">
        <w:rPr>
          <w:rFonts w:ascii="Calibri" w:hAnsi="Calibri" w:cs="Calibri"/>
        </w:rPr>
        <w:t xml:space="preserve">the </w:t>
      </w:r>
      <w:r w:rsidRPr="00C94946">
        <w:rPr>
          <w:rFonts w:ascii="Calibri" w:hAnsi="Calibri" w:cs="Calibri"/>
        </w:rPr>
        <w:t xml:space="preserve">fund value at the end of the 15th Policy Year. </w:t>
      </w:r>
    </w:p>
    <w:p w14:paraId="5B24608E" w14:textId="5A8AA687" w:rsidR="52655E6D" w:rsidRPr="00C94946" w:rsidRDefault="52655E6D" w:rsidP="6C0BF8C5">
      <w:pPr>
        <w:rPr>
          <w:rFonts w:ascii="Calibri" w:hAnsi="Calibri" w:cs="Calibri"/>
        </w:rPr>
      </w:pPr>
    </w:p>
    <w:p w14:paraId="49DC418B" w14:textId="7B2D3736" w:rsidR="1A551FF2" w:rsidRPr="00C94946" w:rsidRDefault="1A551FF2" w:rsidP="52655E6D">
      <w:pPr>
        <w:rPr>
          <w:rFonts w:ascii="Calibri" w:hAnsi="Calibri" w:cs="Calibri"/>
          <w:b/>
          <w:bCs/>
        </w:rPr>
      </w:pPr>
      <w:r w:rsidRPr="00C94946">
        <w:rPr>
          <w:rFonts w:ascii="Calibri" w:hAnsi="Calibri" w:cs="Calibri"/>
          <w:b/>
          <w:bCs/>
        </w:rPr>
        <w:t>2. Return of Mortality Charge (ROMC)</w:t>
      </w:r>
      <w:r w:rsidR="00DB19EA">
        <w:rPr>
          <w:rFonts w:ascii="Calibri" w:hAnsi="Calibri" w:cs="Calibri"/>
          <w:b/>
          <w:bCs/>
          <w:vertAlign w:val="superscript"/>
        </w:rPr>
        <w:t>#</w:t>
      </w:r>
    </w:p>
    <w:p w14:paraId="40D14535" w14:textId="12EE2D59" w:rsidR="1A551FF2" w:rsidRPr="009B419E" w:rsidRDefault="229C6736" w:rsidP="6C0BF8C5">
      <w:pPr>
        <w:rPr>
          <w:rFonts w:ascii="Calibri" w:hAnsi="Calibri" w:cs="Calibri"/>
          <w:highlight w:val="yellow"/>
        </w:rPr>
      </w:pPr>
      <w:r w:rsidRPr="009B419E">
        <w:rPr>
          <w:rFonts w:ascii="Calibri" w:hAnsi="Calibri" w:cs="Calibri"/>
          <w:highlight w:val="yellow"/>
        </w:rPr>
        <w:lastRenderedPageBreak/>
        <w:t>The charges deducted towards prov</w:t>
      </w:r>
      <w:r w:rsidR="3B4290EC" w:rsidRPr="009B419E">
        <w:rPr>
          <w:rFonts w:ascii="Calibri" w:hAnsi="Calibri" w:cs="Calibri"/>
          <w:highlight w:val="yellow"/>
        </w:rPr>
        <w:t>i</w:t>
      </w:r>
      <w:r w:rsidRPr="009B419E">
        <w:rPr>
          <w:rFonts w:ascii="Calibri" w:hAnsi="Calibri" w:cs="Calibri"/>
          <w:highlight w:val="yellow"/>
        </w:rPr>
        <w:t xml:space="preserve">ding life cover </w:t>
      </w:r>
      <w:r w:rsidR="1139A19A" w:rsidRPr="009B419E">
        <w:rPr>
          <w:rFonts w:ascii="Calibri" w:hAnsi="Calibri" w:cs="Calibri"/>
          <w:highlight w:val="yellow"/>
        </w:rPr>
        <w:t xml:space="preserve">over the policy term are returned to </w:t>
      </w:r>
      <w:r w:rsidR="003607C9" w:rsidRPr="009B419E">
        <w:rPr>
          <w:rFonts w:ascii="Calibri" w:hAnsi="Calibri" w:cs="Calibri"/>
          <w:highlight w:val="yellow"/>
        </w:rPr>
        <w:t xml:space="preserve">the </w:t>
      </w:r>
      <w:r w:rsidR="1139A19A" w:rsidRPr="009B419E">
        <w:rPr>
          <w:rFonts w:ascii="Calibri" w:hAnsi="Calibri" w:cs="Calibri"/>
          <w:highlight w:val="yellow"/>
        </w:rPr>
        <w:t>fund value as per the schedule below:</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6A0" w:firstRow="1" w:lastRow="0" w:firstColumn="1" w:lastColumn="0" w:noHBand="1" w:noVBand="1"/>
      </w:tblPr>
      <w:tblGrid>
        <w:gridCol w:w="1320"/>
        <w:gridCol w:w="1320"/>
        <w:gridCol w:w="1320"/>
        <w:gridCol w:w="1320"/>
        <w:gridCol w:w="1320"/>
        <w:gridCol w:w="1320"/>
        <w:gridCol w:w="1320"/>
      </w:tblGrid>
      <w:tr w:rsidR="52655E6D" w:rsidRPr="009B419E" w14:paraId="327AE058" w14:textId="77777777" w:rsidTr="52655E6D">
        <w:trPr>
          <w:trHeight w:val="300"/>
        </w:trPr>
        <w:tc>
          <w:tcPr>
            <w:tcW w:w="132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24C8537D" w14:textId="73B1CF86" w:rsidR="52655E6D" w:rsidRPr="009B419E" w:rsidRDefault="52655E6D" w:rsidP="52655E6D">
            <w:pPr>
              <w:rPr>
                <w:rFonts w:ascii="Calibri" w:hAnsi="Calibri" w:cs="Calibri"/>
                <w:highlight w:val="yellow"/>
              </w:rPr>
            </w:pPr>
            <w:r w:rsidRPr="009B419E">
              <w:rPr>
                <w:rFonts w:ascii="Calibri" w:hAnsi="Calibri" w:cs="Calibri"/>
                <w:highlight w:val="yellow"/>
              </w:rPr>
              <w:t>End of Policy Year</w:t>
            </w:r>
          </w:p>
        </w:tc>
        <w:tc>
          <w:tcPr>
            <w:tcW w:w="132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5A19428F" w14:textId="51BE384F" w:rsidR="52655E6D" w:rsidRPr="009B419E" w:rsidRDefault="52655E6D" w:rsidP="52655E6D">
            <w:pPr>
              <w:rPr>
                <w:rFonts w:ascii="Calibri" w:hAnsi="Calibri" w:cs="Calibri"/>
                <w:highlight w:val="yellow"/>
              </w:rPr>
            </w:pPr>
            <w:r w:rsidRPr="009B419E">
              <w:rPr>
                <w:rFonts w:ascii="Calibri" w:hAnsi="Calibri" w:cs="Calibri"/>
                <w:highlight w:val="yellow"/>
              </w:rPr>
              <w:t>10</w:t>
            </w:r>
          </w:p>
        </w:tc>
        <w:tc>
          <w:tcPr>
            <w:tcW w:w="132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54D472B9" w14:textId="05426D8B" w:rsidR="52655E6D" w:rsidRPr="009B419E" w:rsidRDefault="52655E6D" w:rsidP="52655E6D">
            <w:pPr>
              <w:rPr>
                <w:rFonts w:ascii="Calibri" w:hAnsi="Calibri" w:cs="Calibri"/>
                <w:highlight w:val="yellow"/>
              </w:rPr>
            </w:pPr>
            <w:r w:rsidRPr="009B419E">
              <w:rPr>
                <w:rFonts w:ascii="Calibri" w:hAnsi="Calibri" w:cs="Calibri"/>
                <w:highlight w:val="yellow"/>
              </w:rPr>
              <w:t>15</w:t>
            </w:r>
          </w:p>
        </w:tc>
        <w:tc>
          <w:tcPr>
            <w:tcW w:w="132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53BF19DB" w14:textId="302498D8" w:rsidR="52655E6D" w:rsidRPr="009B419E" w:rsidRDefault="52655E6D" w:rsidP="52655E6D">
            <w:pPr>
              <w:rPr>
                <w:rFonts w:ascii="Calibri" w:hAnsi="Calibri" w:cs="Calibri"/>
                <w:highlight w:val="yellow"/>
              </w:rPr>
            </w:pPr>
            <w:r w:rsidRPr="009B419E">
              <w:rPr>
                <w:rFonts w:ascii="Calibri" w:hAnsi="Calibri" w:cs="Calibri"/>
                <w:highlight w:val="yellow"/>
              </w:rPr>
              <w:t>20</w:t>
            </w:r>
          </w:p>
        </w:tc>
        <w:tc>
          <w:tcPr>
            <w:tcW w:w="132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459969FF" w14:textId="5EC5B99B" w:rsidR="52655E6D" w:rsidRPr="009B419E" w:rsidRDefault="52655E6D" w:rsidP="52655E6D">
            <w:pPr>
              <w:rPr>
                <w:rFonts w:ascii="Calibri" w:hAnsi="Calibri" w:cs="Calibri"/>
                <w:highlight w:val="yellow"/>
              </w:rPr>
            </w:pPr>
            <w:r w:rsidRPr="009B419E">
              <w:rPr>
                <w:rFonts w:ascii="Calibri" w:hAnsi="Calibri" w:cs="Calibri"/>
                <w:highlight w:val="yellow"/>
              </w:rPr>
              <w:t>25</w:t>
            </w:r>
          </w:p>
        </w:tc>
        <w:tc>
          <w:tcPr>
            <w:tcW w:w="132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2404C63B" w14:textId="319FD08B" w:rsidR="52655E6D" w:rsidRPr="009B419E" w:rsidRDefault="52655E6D" w:rsidP="52655E6D">
            <w:pPr>
              <w:rPr>
                <w:rFonts w:ascii="Calibri" w:hAnsi="Calibri" w:cs="Calibri"/>
                <w:highlight w:val="yellow"/>
              </w:rPr>
            </w:pPr>
            <w:r w:rsidRPr="009B419E">
              <w:rPr>
                <w:rFonts w:ascii="Calibri" w:hAnsi="Calibri" w:cs="Calibri"/>
                <w:highlight w:val="yellow"/>
              </w:rPr>
              <w:t>30</w:t>
            </w:r>
          </w:p>
        </w:tc>
        <w:tc>
          <w:tcPr>
            <w:tcW w:w="132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5653D4DF" w14:textId="5DBACD9A" w:rsidR="52655E6D" w:rsidRPr="009B419E" w:rsidRDefault="52655E6D" w:rsidP="52655E6D">
            <w:pPr>
              <w:rPr>
                <w:rFonts w:ascii="Calibri" w:hAnsi="Calibri" w:cs="Calibri"/>
                <w:highlight w:val="yellow"/>
              </w:rPr>
            </w:pPr>
            <w:r w:rsidRPr="009B419E">
              <w:rPr>
                <w:rFonts w:ascii="Calibri" w:hAnsi="Calibri" w:cs="Calibri"/>
                <w:highlight w:val="yellow"/>
              </w:rPr>
              <w:t>35 / Maturity</w:t>
            </w:r>
          </w:p>
        </w:tc>
      </w:tr>
      <w:tr w:rsidR="52655E6D" w:rsidRPr="009B419E" w14:paraId="43D17CF6" w14:textId="77777777" w:rsidTr="52655E6D">
        <w:trPr>
          <w:trHeight w:val="300"/>
        </w:trPr>
        <w:tc>
          <w:tcPr>
            <w:tcW w:w="1320"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2A941A17" w14:textId="58B2F3D5" w:rsidR="52655E6D" w:rsidRPr="009B419E" w:rsidRDefault="52655E6D" w:rsidP="52655E6D">
            <w:pPr>
              <w:rPr>
                <w:rFonts w:ascii="Calibri" w:hAnsi="Calibri" w:cs="Calibri"/>
                <w:highlight w:val="yellow"/>
              </w:rPr>
            </w:pPr>
            <w:r w:rsidRPr="009B419E">
              <w:rPr>
                <w:rFonts w:ascii="Calibri" w:hAnsi="Calibri" w:cs="Calibri"/>
                <w:highlight w:val="yellow"/>
              </w:rPr>
              <w:t>ROMC %</w:t>
            </w:r>
          </w:p>
        </w:tc>
        <w:tc>
          <w:tcPr>
            <w:tcW w:w="1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40E11171" w14:textId="20A97E9A" w:rsidR="52655E6D" w:rsidRPr="009B419E" w:rsidRDefault="52655E6D" w:rsidP="52655E6D">
            <w:pPr>
              <w:rPr>
                <w:rFonts w:ascii="Calibri" w:hAnsi="Calibri" w:cs="Calibri"/>
                <w:highlight w:val="yellow"/>
              </w:rPr>
            </w:pPr>
            <w:r w:rsidRPr="009B419E">
              <w:rPr>
                <w:rFonts w:ascii="Calibri" w:hAnsi="Calibri" w:cs="Calibri"/>
                <w:highlight w:val="yellow"/>
              </w:rPr>
              <w:t>20%</w:t>
            </w:r>
          </w:p>
        </w:tc>
        <w:tc>
          <w:tcPr>
            <w:tcW w:w="1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45585608" w14:textId="12F53D37" w:rsidR="52655E6D" w:rsidRPr="009B419E" w:rsidRDefault="52655E6D" w:rsidP="52655E6D">
            <w:pPr>
              <w:rPr>
                <w:rFonts w:ascii="Calibri" w:hAnsi="Calibri" w:cs="Calibri"/>
                <w:highlight w:val="yellow"/>
              </w:rPr>
            </w:pPr>
            <w:r w:rsidRPr="009B419E">
              <w:rPr>
                <w:rFonts w:ascii="Calibri" w:hAnsi="Calibri" w:cs="Calibri"/>
                <w:highlight w:val="yellow"/>
              </w:rPr>
              <w:t>40%</w:t>
            </w:r>
          </w:p>
        </w:tc>
        <w:tc>
          <w:tcPr>
            <w:tcW w:w="1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25A0775E" w14:textId="51035A25" w:rsidR="52655E6D" w:rsidRPr="009B419E" w:rsidRDefault="52655E6D" w:rsidP="52655E6D">
            <w:pPr>
              <w:rPr>
                <w:rFonts w:ascii="Calibri" w:hAnsi="Calibri" w:cs="Calibri"/>
                <w:highlight w:val="yellow"/>
              </w:rPr>
            </w:pPr>
            <w:r w:rsidRPr="009B419E">
              <w:rPr>
                <w:rFonts w:ascii="Calibri" w:hAnsi="Calibri" w:cs="Calibri"/>
                <w:highlight w:val="yellow"/>
              </w:rPr>
              <w:t>60%</w:t>
            </w:r>
          </w:p>
        </w:tc>
        <w:tc>
          <w:tcPr>
            <w:tcW w:w="1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1A50EDC9" w14:textId="41855E2A" w:rsidR="52655E6D" w:rsidRPr="009B419E" w:rsidRDefault="52655E6D" w:rsidP="52655E6D">
            <w:pPr>
              <w:rPr>
                <w:rFonts w:ascii="Calibri" w:hAnsi="Calibri" w:cs="Calibri"/>
                <w:highlight w:val="yellow"/>
              </w:rPr>
            </w:pPr>
            <w:r w:rsidRPr="009B419E">
              <w:rPr>
                <w:rFonts w:ascii="Calibri" w:hAnsi="Calibri" w:cs="Calibri"/>
                <w:highlight w:val="yellow"/>
              </w:rPr>
              <w:t>80%</w:t>
            </w:r>
          </w:p>
        </w:tc>
        <w:tc>
          <w:tcPr>
            <w:tcW w:w="1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5ADA7F3C" w14:textId="32DFD7D4" w:rsidR="52655E6D" w:rsidRPr="009B419E" w:rsidRDefault="52655E6D" w:rsidP="52655E6D">
            <w:pPr>
              <w:rPr>
                <w:rFonts w:ascii="Calibri" w:hAnsi="Calibri" w:cs="Calibri"/>
                <w:highlight w:val="yellow"/>
              </w:rPr>
            </w:pPr>
            <w:r w:rsidRPr="009B419E">
              <w:rPr>
                <w:rFonts w:ascii="Calibri" w:hAnsi="Calibri" w:cs="Calibri"/>
                <w:highlight w:val="yellow"/>
              </w:rPr>
              <w:t>100%</w:t>
            </w:r>
          </w:p>
        </w:tc>
        <w:tc>
          <w:tcPr>
            <w:tcW w:w="1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64E0752B" w14:textId="5968F65E" w:rsidR="52655E6D" w:rsidRPr="009B419E" w:rsidRDefault="52655E6D" w:rsidP="52655E6D">
            <w:pPr>
              <w:rPr>
                <w:rFonts w:ascii="Calibri" w:hAnsi="Calibri" w:cs="Calibri"/>
                <w:highlight w:val="yellow"/>
              </w:rPr>
            </w:pPr>
            <w:r w:rsidRPr="009B419E">
              <w:rPr>
                <w:rFonts w:ascii="Calibri" w:hAnsi="Calibri" w:cs="Calibri"/>
                <w:highlight w:val="yellow"/>
              </w:rPr>
              <w:t>100%</w:t>
            </w:r>
          </w:p>
        </w:tc>
      </w:tr>
    </w:tbl>
    <w:p w14:paraId="33144A6E" w14:textId="5DFF4091" w:rsidR="52655E6D" w:rsidRPr="009B419E" w:rsidRDefault="52655E6D" w:rsidP="52655E6D">
      <w:pPr>
        <w:rPr>
          <w:rFonts w:ascii="Calibri" w:hAnsi="Calibri" w:cs="Calibri"/>
          <w:highlight w:val="yellow"/>
        </w:rPr>
      </w:pPr>
    </w:p>
    <w:p w14:paraId="72DB06FE" w14:textId="56D6600E" w:rsidR="52655E6D" w:rsidRPr="009B419E" w:rsidRDefault="1139A19A" w:rsidP="6C0BF8C5">
      <w:pPr>
        <w:rPr>
          <w:rFonts w:ascii="Calibri" w:hAnsi="Calibri" w:cs="Calibri"/>
          <w:highlight w:val="yellow"/>
        </w:rPr>
      </w:pPr>
      <w:r w:rsidRPr="009B419E">
        <w:rPr>
          <w:rFonts w:ascii="Calibri" w:hAnsi="Calibri" w:cs="Calibri"/>
          <w:highlight w:val="yellow"/>
        </w:rPr>
        <w:t>ROMC will not be applicable if the policy is surrendered, discontinued, or converted to paid-up.</w:t>
      </w:r>
    </w:p>
    <w:p w14:paraId="7502FD72" w14:textId="1F3A72A0" w:rsidR="1A551FF2" w:rsidRPr="009B419E" w:rsidRDefault="1A551FF2" w:rsidP="52655E6D">
      <w:pPr>
        <w:rPr>
          <w:rFonts w:ascii="Calibri" w:hAnsi="Calibri" w:cs="Calibri"/>
          <w:b/>
          <w:bCs/>
          <w:highlight w:val="yellow"/>
        </w:rPr>
      </w:pPr>
      <w:r w:rsidRPr="009B419E">
        <w:rPr>
          <w:rFonts w:ascii="Calibri" w:hAnsi="Calibri" w:cs="Calibri"/>
          <w:b/>
          <w:bCs/>
          <w:highlight w:val="yellow"/>
        </w:rPr>
        <w:t>3. Loyalty Additions</w:t>
      </w:r>
      <w:r w:rsidR="0008444C" w:rsidRPr="009B419E">
        <w:rPr>
          <w:rFonts w:ascii="Calibri" w:hAnsi="Calibri" w:cs="Calibri"/>
          <w:b/>
          <w:bCs/>
          <w:highlight w:val="yellow"/>
          <w:vertAlign w:val="superscript"/>
        </w:rPr>
        <w:t>14</w:t>
      </w:r>
    </w:p>
    <w:p w14:paraId="24B76F45" w14:textId="564E72C4" w:rsidR="1A551FF2" w:rsidRPr="009B419E" w:rsidRDefault="1139A19A" w:rsidP="52655E6D">
      <w:pPr>
        <w:rPr>
          <w:rFonts w:ascii="Calibri" w:hAnsi="Calibri" w:cs="Calibri"/>
          <w:highlight w:val="yellow"/>
        </w:rPr>
      </w:pPr>
      <w:r w:rsidRPr="009B419E">
        <w:rPr>
          <w:rFonts w:ascii="Calibri" w:hAnsi="Calibri" w:cs="Calibri"/>
          <w:highlight w:val="yellow"/>
        </w:rPr>
        <w:t xml:space="preserve">Loyalty Additions are credited to </w:t>
      </w:r>
      <w:r w:rsidR="003607C9" w:rsidRPr="009B419E">
        <w:rPr>
          <w:rFonts w:ascii="Calibri" w:hAnsi="Calibri" w:cs="Calibri"/>
          <w:highlight w:val="yellow"/>
        </w:rPr>
        <w:t xml:space="preserve">the </w:t>
      </w:r>
      <w:r w:rsidRPr="009B419E">
        <w:rPr>
          <w:rFonts w:ascii="Calibri" w:hAnsi="Calibri" w:cs="Calibri"/>
          <w:highlight w:val="yellow"/>
        </w:rPr>
        <w:t>fund value starting from the end of the 10th Policy Year and every 10 years thereafter:</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6A0" w:firstRow="1" w:lastRow="0" w:firstColumn="1" w:lastColumn="0" w:noHBand="1" w:noVBand="1"/>
      </w:tblPr>
      <w:tblGrid>
        <w:gridCol w:w="2295"/>
        <w:gridCol w:w="2295"/>
        <w:gridCol w:w="2295"/>
        <w:gridCol w:w="2295"/>
      </w:tblGrid>
      <w:tr w:rsidR="52655E6D" w:rsidRPr="009B419E" w14:paraId="3A51758D" w14:textId="77777777" w:rsidTr="52655E6D">
        <w:trPr>
          <w:trHeight w:val="300"/>
        </w:trPr>
        <w:tc>
          <w:tcPr>
            <w:tcW w:w="22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1C858CF7" w14:textId="2FAAE185" w:rsidR="52655E6D" w:rsidRPr="009B419E" w:rsidRDefault="52655E6D" w:rsidP="52655E6D">
            <w:pPr>
              <w:rPr>
                <w:rFonts w:ascii="Calibri" w:hAnsi="Calibri" w:cs="Calibri"/>
                <w:highlight w:val="yellow"/>
              </w:rPr>
            </w:pPr>
            <w:r w:rsidRPr="009B419E">
              <w:rPr>
                <w:rFonts w:ascii="Calibri" w:hAnsi="Calibri" w:cs="Calibri"/>
                <w:highlight w:val="yellow"/>
              </w:rPr>
              <w:t>End of Policy Year</w:t>
            </w:r>
          </w:p>
        </w:tc>
        <w:tc>
          <w:tcPr>
            <w:tcW w:w="22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3E866F6A" w14:textId="57FEDA35" w:rsidR="52655E6D" w:rsidRPr="009B419E" w:rsidRDefault="52655E6D" w:rsidP="52655E6D">
            <w:pPr>
              <w:rPr>
                <w:rFonts w:ascii="Calibri" w:hAnsi="Calibri" w:cs="Calibri"/>
                <w:highlight w:val="yellow"/>
              </w:rPr>
            </w:pPr>
            <w:r w:rsidRPr="009B419E">
              <w:rPr>
                <w:rFonts w:ascii="Calibri" w:hAnsi="Calibri" w:cs="Calibri"/>
                <w:highlight w:val="yellow"/>
              </w:rPr>
              <w:t>10th Year</w:t>
            </w:r>
          </w:p>
        </w:tc>
        <w:tc>
          <w:tcPr>
            <w:tcW w:w="22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0B955DE1" w14:textId="61DC465B" w:rsidR="52655E6D" w:rsidRPr="009B419E" w:rsidRDefault="52655E6D" w:rsidP="52655E6D">
            <w:pPr>
              <w:rPr>
                <w:rFonts w:ascii="Calibri" w:hAnsi="Calibri" w:cs="Calibri"/>
                <w:highlight w:val="yellow"/>
              </w:rPr>
            </w:pPr>
            <w:r w:rsidRPr="009B419E">
              <w:rPr>
                <w:rFonts w:ascii="Calibri" w:hAnsi="Calibri" w:cs="Calibri"/>
                <w:highlight w:val="yellow"/>
              </w:rPr>
              <w:t>20th Year</w:t>
            </w:r>
          </w:p>
        </w:tc>
        <w:tc>
          <w:tcPr>
            <w:tcW w:w="2295"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21F8CF01" w14:textId="2FD615F6" w:rsidR="52655E6D" w:rsidRPr="009B419E" w:rsidRDefault="52655E6D" w:rsidP="52655E6D">
            <w:pPr>
              <w:rPr>
                <w:rFonts w:ascii="Calibri" w:hAnsi="Calibri" w:cs="Calibri"/>
                <w:highlight w:val="yellow"/>
              </w:rPr>
            </w:pPr>
            <w:r w:rsidRPr="009B419E">
              <w:rPr>
                <w:rFonts w:ascii="Calibri" w:hAnsi="Calibri" w:cs="Calibri"/>
                <w:highlight w:val="yellow"/>
              </w:rPr>
              <w:t>30th Year</w:t>
            </w:r>
          </w:p>
        </w:tc>
      </w:tr>
      <w:tr w:rsidR="52655E6D" w:rsidRPr="009B419E" w14:paraId="6B337360" w14:textId="77777777" w:rsidTr="52655E6D">
        <w:trPr>
          <w:trHeight w:val="300"/>
        </w:trPr>
        <w:tc>
          <w:tcPr>
            <w:tcW w:w="2295"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0AF90728" w14:textId="0603DABB" w:rsidR="52655E6D" w:rsidRPr="009B419E" w:rsidRDefault="52655E6D" w:rsidP="52655E6D">
            <w:pPr>
              <w:rPr>
                <w:rFonts w:ascii="Calibri" w:hAnsi="Calibri" w:cs="Calibri"/>
                <w:highlight w:val="yellow"/>
              </w:rPr>
            </w:pPr>
            <w:r w:rsidRPr="009B419E">
              <w:rPr>
                <w:rFonts w:ascii="Calibri" w:hAnsi="Calibri" w:cs="Calibri"/>
                <w:highlight w:val="yellow"/>
              </w:rPr>
              <w:t>Loyalty Addition %</w:t>
            </w:r>
          </w:p>
        </w:tc>
        <w:tc>
          <w:tcPr>
            <w:tcW w:w="229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075C8075" w14:textId="23EE93C9" w:rsidR="52655E6D" w:rsidRPr="009B419E" w:rsidRDefault="52655E6D" w:rsidP="52655E6D">
            <w:pPr>
              <w:rPr>
                <w:rFonts w:ascii="Calibri" w:hAnsi="Calibri" w:cs="Calibri"/>
                <w:highlight w:val="yellow"/>
              </w:rPr>
            </w:pPr>
            <w:r w:rsidRPr="009B419E">
              <w:rPr>
                <w:rFonts w:ascii="Calibri" w:hAnsi="Calibri" w:cs="Calibri"/>
                <w:highlight w:val="yellow"/>
              </w:rPr>
              <w:t>1.25%</w:t>
            </w:r>
          </w:p>
        </w:tc>
        <w:tc>
          <w:tcPr>
            <w:tcW w:w="229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0F45DBDE" w14:textId="436305DC" w:rsidR="52655E6D" w:rsidRPr="009B419E" w:rsidRDefault="52655E6D" w:rsidP="52655E6D">
            <w:pPr>
              <w:rPr>
                <w:rFonts w:ascii="Calibri" w:hAnsi="Calibri" w:cs="Calibri"/>
                <w:highlight w:val="yellow"/>
              </w:rPr>
            </w:pPr>
            <w:r w:rsidRPr="009B419E">
              <w:rPr>
                <w:rFonts w:ascii="Calibri" w:hAnsi="Calibri" w:cs="Calibri"/>
                <w:highlight w:val="yellow"/>
              </w:rPr>
              <w:t>2.00%</w:t>
            </w:r>
          </w:p>
        </w:tc>
        <w:tc>
          <w:tcPr>
            <w:tcW w:w="229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0888F2BC" w14:textId="4B73C843" w:rsidR="52655E6D" w:rsidRPr="009B419E" w:rsidRDefault="52655E6D" w:rsidP="52655E6D">
            <w:pPr>
              <w:rPr>
                <w:rFonts w:ascii="Calibri" w:hAnsi="Calibri" w:cs="Calibri"/>
                <w:highlight w:val="yellow"/>
              </w:rPr>
            </w:pPr>
            <w:r w:rsidRPr="009B419E">
              <w:rPr>
                <w:rFonts w:ascii="Calibri" w:hAnsi="Calibri" w:cs="Calibri"/>
                <w:highlight w:val="yellow"/>
              </w:rPr>
              <w:t>3.00%</w:t>
            </w:r>
          </w:p>
        </w:tc>
      </w:tr>
    </w:tbl>
    <w:p w14:paraId="4908CDC7" w14:textId="4C101DEB" w:rsidR="52655E6D" w:rsidRPr="009B419E" w:rsidRDefault="52655E6D" w:rsidP="6C0BF8C5">
      <w:pPr>
        <w:rPr>
          <w:rFonts w:ascii="Calibri" w:hAnsi="Calibri" w:cs="Calibri"/>
          <w:highlight w:val="yellow"/>
        </w:rPr>
      </w:pPr>
    </w:p>
    <w:p w14:paraId="0BDB4C48" w14:textId="7FBC36D1" w:rsidR="1A551FF2" w:rsidRPr="009B419E" w:rsidRDefault="1A551FF2" w:rsidP="52655E6D">
      <w:pPr>
        <w:rPr>
          <w:rFonts w:ascii="Calibri" w:hAnsi="Calibri" w:cs="Calibri"/>
          <w:b/>
          <w:bCs/>
          <w:highlight w:val="yellow"/>
        </w:rPr>
      </w:pPr>
      <w:r w:rsidRPr="009B419E">
        <w:rPr>
          <w:rFonts w:ascii="Calibri" w:hAnsi="Calibri" w:cs="Calibri"/>
          <w:b/>
          <w:bCs/>
          <w:highlight w:val="yellow"/>
        </w:rPr>
        <w:t>4. Benefit Enhancer</w:t>
      </w:r>
    </w:p>
    <w:p w14:paraId="751AF46C" w14:textId="1A95B554" w:rsidR="1A551FF2" w:rsidRPr="009B419E" w:rsidRDefault="1139A19A" w:rsidP="6C0BF8C5">
      <w:pPr>
        <w:rPr>
          <w:rFonts w:ascii="Calibri" w:hAnsi="Calibri" w:cs="Calibri"/>
          <w:highlight w:val="yellow"/>
        </w:rPr>
      </w:pPr>
      <w:r w:rsidRPr="009B419E">
        <w:rPr>
          <w:rFonts w:ascii="Calibri" w:hAnsi="Calibri" w:cs="Calibri"/>
          <w:highlight w:val="yellow"/>
        </w:rPr>
        <w:t xml:space="preserve">For policy terms of 25 years or more, the Benefit Enhancer </w:t>
      </w:r>
      <w:r w:rsidR="0FB751B6" w:rsidRPr="009B419E">
        <w:rPr>
          <w:rFonts w:ascii="Calibri" w:hAnsi="Calibri" w:cs="Calibri"/>
          <w:highlight w:val="yellow"/>
        </w:rPr>
        <w:t>is added</w:t>
      </w:r>
      <w:r w:rsidRPr="009B419E">
        <w:rPr>
          <w:rFonts w:ascii="Calibri" w:hAnsi="Calibri" w:cs="Calibri"/>
          <w:highlight w:val="yellow"/>
        </w:rPr>
        <w:t xml:space="preserve"> to </w:t>
      </w:r>
      <w:r w:rsidR="003607C9" w:rsidRPr="009B419E">
        <w:rPr>
          <w:rFonts w:ascii="Calibri" w:hAnsi="Calibri" w:cs="Calibri"/>
          <w:highlight w:val="yellow"/>
        </w:rPr>
        <w:t xml:space="preserve">the </w:t>
      </w:r>
      <w:r w:rsidRPr="009B419E">
        <w:rPr>
          <w:rFonts w:ascii="Calibri" w:hAnsi="Calibri" w:cs="Calibri"/>
          <w:highlight w:val="yellow"/>
        </w:rPr>
        <w:t>fund during the last 5 years of the policy</w:t>
      </w:r>
      <w:r w:rsidR="41F2C4E9" w:rsidRPr="009B419E">
        <w:rPr>
          <w:rFonts w:ascii="Calibri" w:hAnsi="Calibri" w:cs="Calibri"/>
          <w:highlight w:val="yellow"/>
        </w:rPr>
        <w:t>, subject to policy terms and conditions</w:t>
      </w:r>
      <w:r w:rsidRPr="009B419E">
        <w:rPr>
          <w:rFonts w:ascii="Calibri" w:hAnsi="Calibri" w:cs="Calibri"/>
          <w:highlight w:val="yellow"/>
        </w:rPr>
        <w: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6A0" w:firstRow="1" w:lastRow="0" w:firstColumn="1" w:lastColumn="0" w:noHBand="1" w:noVBand="1"/>
      </w:tblPr>
      <w:tblGrid>
        <w:gridCol w:w="3060"/>
        <w:gridCol w:w="3060"/>
        <w:gridCol w:w="3060"/>
      </w:tblGrid>
      <w:tr w:rsidR="52655E6D" w:rsidRPr="009B419E" w14:paraId="4BA89632" w14:textId="77777777" w:rsidTr="52655E6D">
        <w:trPr>
          <w:trHeight w:val="300"/>
        </w:trPr>
        <w:tc>
          <w:tcPr>
            <w:tcW w:w="30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5BCC40A6" w14:textId="6AF963A9" w:rsidR="52655E6D" w:rsidRPr="006B2FFF" w:rsidRDefault="52655E6D" w:rsidP="52655E6D">
            <w:pPr>
              <w:rPr>
                <w:rFonts w:ascii="Calibri" w:hAnsi="Calibri" w:cs="Calibri"/>
                <w:highlight w:val="green"/>
                <w:rPrChange w:id="24" w:author="Rituraj Singh/Pune HO/Marketing/Life" w:date="2026-05-19T19:25:00Z">
                  <w:rPr>
                    <w:rFonts w:ascii="Calibri" w:hAnsi="Calibri" w:cs="Calibri"/>
                    <w:highlight w:val="yellow"/>
                  </w:rPr>
                </w:rPrChange>
              </w:rPr>
            </w:pPr>
            <w:r w:rsidRPr="006B2FFF">
              <w:rPr>
                <w:rFonts w:ascii="Calibri" w:hAnsi="Calibri" w:cs="Calibri"/>
                <w:highlight w:val="green"/>
                <w:rPrChange w:id="25" w:author="Rituraj Singh/Pune HO/Marketing/Life" w:date="2026-05-19T19:25:00Z">
                  <w:rPr>
                    <w:rFonts w:ascii="Calibri" w:hAnsi="Calibri" w:cs="Calibri"/>
                    <w:highlight w:val="yellow"/>
                  </w:rPr>
                </w:rPrChange>
              </w:rPr>
              <w:t>Outstanding Years to Maturity</w:t>
            </w:r>
          </w:p>
        </w:tc>
        <w:tc>
          <w:tcPr>
            <w:tcW w:w="30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40CFE9EA" w14:textId="5ABF31DC" w:rsidR="52655E6D" w:rsidRPr="006B2FFF" w:rsidRDefault="52655E6D" w:rsidP="52655E6D">
            <w:pPr>
              <w:rPr>
                <w:rFonts w:ascii="Calibri" w:hAnsi="Calibri" w:cs="Calibri"/>
                <w:highlight w:val="green"/>
                <w:rPrChange w:id="26" w:author="Rituraj Singh/Pune HO/Marketing/Life" w:date="2026-05-19T19:25:00Z">
                  <w:rPr>
                    <w:rFonts w:ascii="Calibri" w:hAnsi="Calibri" w:cs="Calibri"/>
                    <w:highlight w:val="yellow"/>
                  </w:rPr>
                </w:rPrChange>
              </w:rPr>
            </w:pPr>
            <w:r w:rsidRPr="006B2FFF">
              <w:rPr>
                <w:rFonts w:ascii="Calibri" w:hAnsi="Calibri" w:cs="Calibri"/>
                <w:highlight w:val="green"/>
                <w:rPrChange w:id="27" w:author="Rituraj Singh/Pune HO/Marketing/Life" w:date="2026-05-19T19:25:00Z">
                  <w:rPr>
                    <w:rFonts w:ascii="Calibri" w:hAnsi="Calibri" w:cs="Calibri"/>
                    <w:highlight w:val="yellow"/>
                  </w:rPr>
                </w:rPrChange>
              </w:rPr>
              <w:t>Entry Age &lt; 45 Years</w:t>
            </w:r>
          </w:p>
        </w:tc>
        <w:tc>
          <w:tcPr>
            <w:tcW w:w="3060" w:type="dxa"/>
            <w:tcBorders>
              <w:top w:val="single" w:sz="4" w:space="0" w:color="BBBBBB"/>
              <w:left w:val="single" w:sz="4" w:space="0" w:color="BBBBBB"/>
              <w:bottom w:val="single" w:sz="4" w:space="0" w:color="BBBBBB"/>
              <w:right w:val="single" w:sz="4" w:space="0" w:color="BBBBBB"/>
            </w:tcBorders>
            <w:shd w:val="clear" w:color="auto" w:fill="003087"/>
            <w:tcMar>
              <w:top w:w="80" w:type="dxa"/>
              <w:left w:w="140" w:type="dxa"/>
              <w:bottom w:w="80" w:type="dxa"/>
              <w:right w:w="140" w:type="dxa"/>
            </w:tcMar>
            <w:vAlign w:val="center"/>
          </w:tcPr>
          <w:p w14:paraId="2D2C412D" w14:textId="4CAB569B" w:rsidR="52655E6D" w:rsidRPr="006B2FFF" w:rsidRDefault="52655E6D" w:rsidP="52655E6D">
            <w:pPr>
              <w:rPr>
                <w:rFonts w:ascii="Calibri" w:hAnsi="Calibri" w:cs="Calibri"/>
                <w:highlight w:val="green"/>
                <w:rPrChange w:id="28" w:author="Rituraj Singh/Pune HO/Marketing/Life" w:date="2026-05-19T19:25:00Z">
                  <w:rPr>
                    <w:rFonts w:ascii="Calibri" w:hAnsi="Calibri" w:cs="Calibri"/>
                    <w:highlight w:val="yellow"/>
                  </w:rPr>
                </w:rPrChange>
              </w:rPr>
            </w:pPr>
            <w:r w:rsidRPr="006B2FFF">
              <w:rPr>
                <w:rFonts w:ascii="Calibri" w:hAnsi="Calibri" w:cs="Calibri"/>
                <w:highlight w:val="green"/>
                <w:rPrChange w:id="29" w:author="Rituraj Singh/Pune HO/Marketing/Life" w:date="2026-05-19T19:25:00Z">
                  <w:rPr>
                    <w:rFonts w:ascii="Calibri" w:hAnsi="Calibri" w:cs="Calibri"/>
                    <w:highlight w:val="yellow"/>
                  </w:rPr>
                </w:rPrChange>
              </w:rPr>
              <w:t>Entry Age ≥ 45 Years</w:t>
            </w:r>
          </w:p>
        </w:tc>
      </w:tr>
      <w:tr w:rsidR="52655E6D" w:rsidRPr="009B419E" w14:paraId="304183C4" w14:textId="77777777" w:rsidTr="52655E6D">
        <w:trPr>
          <w:trHeight w:val="300"/>
        </w:trPr>
        <w:tc>
          <w:tcPr>
            <w:tcW w:w="3060"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2FED26BD" w14:textId="4D24BE96" w:rsidR="52655E6D" w:rsidRPr="009B419E" w:rsidRDefault="52655E6D" w:rsidP="52655E6D">
            <w:pPr>
              <w:rPr>
                <w:rFonts w:ascii="Calibri" w:hAnsi="Calibri" w:cs="Calibri"/>
                <w:highlight w:val="yellow"/>
              </w:rPr>
            </w:pPr>
            <w:r w:rsidRPr="009B419E">
              <w:rPr>
                <w:rFonts w:ascii="Calibri" w:hAnsi="Calibri" w:cs="Calibri"/>
                <w:highlight w:val="yellow"/>
              </w:rPr>
              <w:t>4</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262E4A81" w14:textId="59649175" w:rsidR="52655E6D" w:rsidRPr="009B419E" w:rsidRDefault="52655E6D" w:rsidP="52655E6D">
            <w:pPr>
              <w:rPr>
                <w:rFonts w:ascii="Calibri" w:hAnsi="Calibri" w:cs="Calibri"/>
                <w:highlight w:val="yellow"/>
              </w:rPr>
            </w:pPr>
            <w:r w:rsidRPr="009B419E">
              <w:rPr>
                <w:rFonts w:ascii="Calibri" w:hAnsi="Calibri" w:cs="Calibri"/>
                <w:highlight w:val="yellow"/>
              </w:rPr>
              <w:t>1%</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2639C9BA" w14:textId="60166FB9" w:rsidR="52655E6D" w:rsidRPr="009B419E" w:rsidRDefault="52655E6D" w:rsidP="52655E6D">
            <w:pPr>
              <w:rPr>
                <w:rFonts w:ascii="Calibri" w:hAnsi="Calibri" w:cs="Calibri"/>
                <w:highlight w:val="yellow"/>
              </w:rPr>
            </w:pPr>
            <w:r w:rsidRPr="009B419E">
              <w:rPr>
                <w:rFonts w:ascii="Calibri" w:hAnsi="Calibri" w:cs="Calibri"/>
                <w:highlight w:val="yellow"/>
              </w:rPr>
              <w:t>1%</w:t>
            </w:r>
          </w:p>
        </w:tc>
      </w:tr>
      <w:tr w:rsidR="52655E6D" w:rsidRPr="009B419E" w14:paraId="14FD3961" w14:textId="77777777" w:rsidTr="52655E6D">
        <w:trPr>
          <w:trHeight w:val="300"/>
        </w:trPr>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10F686A2" w14:textId="5029F4CB" w:rsidR="52655E6D" w:rsidRPr="009B419E" w:rsidRDefault="52655E6D" w:rsidP="52655E6D">
            <w:pPr>
              <w:rPr>
                <w:rFonts w:ascii="Calibri" w:hAnsi="Calibri" w:cs="Calibri"/>
                <w:highlight w:val="yellow"/>
              </w:rPr>
            </w:pPr>
            <w:r w:rsidRPr="009B419E">
              <w:rPr>
                <w:rFonts w:ascii="Calibri" w:hAnsi="Calibri" w:cs="Calibri"/>
                <w:highlight w:val="yellow"/>
              </w:rPr>
              <w:t>3</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04D60319" w14:textId="09A63743" w:rsidR="52655E6D" w:rsidRPr="009B419E" w:rsidRDefault="52655E6D" w:rsidP="52655E6D">
            <w:pPr>
              <w:rPr>
                <w:rFonts w:ascii="Calibri" w:hAnsi="Calibri" w:cs="Calibri"/>
                <w:highlight w:val="yellow"/>
              </w:rPr>
            </w:pPr>
            <w:r w:rsidRPr="009B419E">
              <w:rPr>
                <w:rFonts w:ascii="Calibri" w:hAnsi="Calibri" w:cs="Calibri"/>
                <w:highlight w:val="yellow"/>
              </w:rPr>
              <w:t>1%</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1D2157EE" w14:textId="0A7F42B0" w:rsidR="52655E6D" w:rsidRPr="009B419E" w:rsidRDefault="52655E6D" w:rsidP="52655E6D">
            <w:pPr>
              <w:rPr>
                <w:rFonts w:ascii="Calibri" w:hAnsi="Calibri" w:cs="Calibri"/>
                <w:highlight w:val="yellow"/>
              </w:rPr>
            </w:pPr>
            <w:r w:rsidRPr="009B419E">
              <w:rPr>
                <w:rFonts w:ascii="Calibri" w:hAnsi="Calibri" w:cs="Calibri"/>
                <w:highlight w:val="yellow"/>
              </w:rPr>
              <w:t>2%</w:t>
            </w:r>
          </w:p>
        </w:tc>
      </w:tr>
      <w:tr w:rsidR="52655E6D" w:rsidRPr="009B419E" w14:paraId="34CBE3A0" w14:textId="77777777" w:rsidTr="52655E6D">
        <w:trPr>
          <w:trHeight w:val="300"/>
        </w:trPr>
        <w:tc>
          <w:tcPr>
            <w:tcW w:w="3060"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514C8A1C" w14:textId="5393F20A" w:rsidR="52655E6D" w:rsidRPr="009B419E" w:rsidRDefault="52655E6D" w:rsidP="52655E6D">
            <w:pPr>
              <w:rPr>
                <w:rFonts w:ascii="Calibri" w:hAnsi="Calibri" w:cs="Calibri"/>
                <w:highlight w:val="yellow"/>
              </w:rPr>
            </w:pPr>
            <w:r w:rsidRPr="009B419E">
              <w:rPr>
                <w:rFonts w:ascii="Calibri" w:hAnsi="Calibri" w:cs="Calibri"/>
                <w:highlight w:val="yellow"/>
              </w:rPr>
              <w:t>2</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52909E6B" w14:textId="76BDBAA5" w:rsidR="52655E6D" w:rsidRPr="009B419E" w:rsidRDefault="52655E6D" w:rsidP="52655E6D">
            <w:pPr>
              <w:rPr>
                <w:rFonts w:ascii="Calibri" w:hAnsi="Calibri" w:cs="Calibri"/>
                <w:highlight w:val="yellow"/>
              </w:rPr>
            </w:pPr>
            <w:r w:rsidRPr="009B419E">
              <w:rPr>
                <w:rFonts w:ascii="Calibri" w:hAnsi="Calibri" w:cs="Calibri"/>
                <w:highlight w:val="yellow"/>
              </w:rPr>
              <w:t>2%</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69D430A6" w14:textId="79E22772" w:rsidR="52655E6D" w:rsidRPr="009B419E" w:rsidRDefault="52655E6D" w:rsidP="52655E6D">
            <w:pPr>
              <w:rPr>
                <w:rFonts w:ascii="Calibri" w:hAnsi="Calibri" w:cs="Calibri"/>
                <w:highlight w:val="yellow"/>
              </w:rPr>
            </w:pPr>
            <w:r w:rsidRPr="009B419E">
              <w:rPr>
                <w:rFonts w:ascii="Calibri" w:hAnsi="Calibri" w:cs="Calibri"/>
                <w:highlight w:val="yellow"/>
              </w:rPr>
              <w:t>3%</w:t>
            </w:r>
          </w:p>
        </w:tc>
      </w:tr>
      <w:tr w:rsidR="52655E6D" w:rsidRPr="009B419E" w14:paraId="0F23C3E0" w14:textId="77777777" w:rsidTr="52655E6D">
        <w:trPr>
          <w:trHeight w:val="300"/>
        </w:trPr>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05316FF0" w14:textId="1B20EC35" w:rsidR="52655E6D" w:rsidRPr="009B419E" w:rsidRDefault="52655E6D" w:rsidP="52655E6D">
            <w:pPr>
              <w:rPr>
                <w:rFonts w:ascii="Calibri" w:hAnsi="Calibri" w:cs="Calibri"/>
                <w:highlight w:val="yellow"/>
              </w:rPr>
            </w:pPr>
            <w:r w:rsidRPr="009B419E">
              <w:rPr>
                <w:rFonts w:ascii="Calibri" w:hAnsi="Calibri" w:cs="Calibri"/>
                <w:highlight w:val="yellow"/>
              </w:rPr>
              <w:t>1</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7343B922" w14:textId="47ECBC4B" w:rsidR="52655E6D" w:rsidRPr="009B419E" w:rsidRDefault="52655E6D" w:rsidP="52655E6D">
            <w:pPr>
              <w:rPr>
                <w:rFonts w:ascii="Calibri" w:hAnsi="Calibri" w:cs="Calibri"/>
                <w:highlight w:val="yellow"/>
              </w:rPr>
            </w:pPr>
            <w:r w:rsidRPr="009B419E">
              <w:rPr>
                <w:rFonts w:ascii="Calibri" w:hAnsi="Calibri" w:cs="Calibri"/>
                <w:highlight w:val="yellow"/>
              </w:rPr>
              <w:t>2%</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3BD1962F" w14:textId="6F906ED1" w:rsidR="52655E6D" w:rsidRPr="009B419E" w:rsidRDefault="52655E6D" w:rsidP="52655E6D">
            <w:pPr>
              <w:rPr>
                <w:rFonts w:ascii="Calibri" w:hAnsi="Calibri" w:cs="Calibri"/>
                <w:highlight w:val="yellow"/>
              </w:rPr>
            </w:pPr>
            <w:r w:rsidRPr="009B419E">
              <w:rPr>
                <w:rFonts w:ascii="Calibri" w:hAnsi="Calibri" w:cs="Calibri"/>
                <w:highlight w:val="yellow"/>
              </w:rPr>
              <w:t>4%</w:t>
            </w:r>
          </w:p>
        </w:tc>
      </w:tr>
      <w:tr w:rsidR="52655E6D" w:rsidRPr="00C94946" w14:paraId="04E69A54" w14:textId="77777777" w:rsidTr="52655E6D">
        <w:trPr>
          <w:trHeight w:val="300"/>
        </w:trPr>
        <w:tc>
          <w:tcPr>
            <w:tcW w:w="3060"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614CC261" w14:textId="1A109999" w:rsidR="52655E6D" w:rsidRPr="009B419E" w:rsidRDefault="52655E6D" w:rsidP="52655E6D">
            <w:pPr>
              <w:rPr>
                <w:rFonts w:ascii="Calibri" w:hAnsi="Calibri" w:cs="Calibri"/>
                <w:highlight w:val="yellow"/>
              </w:rPr>
            </w:pPr>
            <w:del w:id="30" w:author="Prashant Kumar09/Pune HO/Product Development/Life" w:date="2026-05-19T19:13:00Z">
              <w:r w:rsidRPr="009B419E" w:rsidDel="00950C25">
                <w:rPr>
                  <w:rFonts w:ascii="Calibri" w:hAnsi="Calibri" w:cs="Calibri"/>
                  <w:highlight w:val="yellow"/>
                </w:rPr>
                <w:delText xml:space="preserve">0 </w:delText>
              </w:r>
            </w:del>
            <w:r w:rsidRPr="009B419E">
              <w:rPr>
                <w:rFonts w:ascii="Calibri" w:hAnsi="Calibri" w:cs="Calibri"/>
                <w:highlight w:val="yellow"/>
              </w:rPr>
              <w:t>(Maturity Date</w:t>
            </w:r>
            <w:del w:id="31" w:author="Prashant Kumar09/Pune HO/Product Development/Life" w:date="2026-05-19T19:13:00Z">
              <w:r w:rsidRPr="009B419E" w:rsidDel="00950C25">
                <w:rPr>
                  <w:rFonts w:ascii="Calibri" w:hAnsi="Calibri" w:cs="Calibri"/>
                  <w:highlight w:val="yellow"/>
                </w:rPr>
                <w:delText>)</w:delText>
              </w:r>
            </w:del>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47B9B41A" w14:textId="2DBEAA16" w:rsidR="52655E6D" w:rsidRPr="009B419E" w:rsidRDefault="52655E6D" w:rsidP="52655E6D">
            <w:pPr>
              <w:rPr>
                <w:rFonts w:ascii="Calibri" w:hAnsi="Calibri" w:cs="Calibri"/>
                <w:highlight w:val="yellow"/>
              </w:rPr>
            </w:pPr>
            <w:r w:rsidRPr="009B419E">
              <w:rPr>
                <w:rFonts w:ascii="Calibri" w:hAnsi="Calibri" w:cs="Calibri"/>
                <w:highlight w:val="yellow"/>
              </w:rPr>
              <w:t>3%</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vAlign w:val="center"/>
          </w:tcPr>
          <w:p w14:paraId="69751D98" w14:textId="5A78D5C4" w:rsidR="52655E6D" w:rsidRPr="00C94946" w:rsidRDefault="52655E6D" w:rsidP="52655E6D">
            <w:pPr>
              <w:rPr>
                <w:rFonts w:ascii="Calibri" w:hAnsi="Calibri" w:cs="Calibri"/>
              </w:rPr>
            </w:pPr>
            <w:r w:rsidRPr="009B419E">
              <w:rPr>
                <w:rFonts w:ascii="Calibri" w:hAnsi="Calibri" w:cs="Calibri"/>
                <w:highlight w:val="yellow"/>
              </w:rPr>
              <w:t>6%</w:t>
            </w:r>
          </w:p>
        </w:tc>
      </w:tr>
    </w:tbl>
    <w:p w14:paraId="1A05E512" w14:textId="0CA0A6DD" w:rsidR="52655E6D" w:rsidRPr="00C94946" w:rsidRDefault="52655E6D" w:rsidP="52655E6D">
      <w:pPr>
        <w:rPr>
          <w:rFonts w:ascii="Calibri" w:hAnsi="Calibri" w:cs="Calibri"/>
        </w:rPr>
      </w:pPr>
    </w:p>
    <w:p w14:paraId="6EE55F36" w14:textId="32134B11" w:rsidR="38D6918C" w:rsidRPr="00C94946" w:rsidRDefault="38D6918C" w:rsidP="52655E6D">
      <w:pPr>
        <w:keepNext/>
        <w:keepLines/>
        <w:rPr>
          <w:rFonts w:ascii="Calibri" w:hAnsi="Calibri" w:cs="Calibri"/>
        </w:rPr>
      </w:pPr>
    </w:p>
    <w:p w14:paraId="4269DA88" w14:textId="600D294C" w:rsidR="36DFD649" w:rsidRPr="00C94946" w:rsidRDefault="7DAF82C4" w:rsidP="6C0BF8C5">
      <w:pPr>
        <w:keepNext/>
        <w:keepLines/>
        <w:spacing w:before="160" w:after="80"/>
        <w:rPr>
          <w:rFonts w:ascii="Calibri" w:eastAsia="Arial" w:hAnsi="Calibri" w:cs="Calibri"/>
          <w:color w:val="0F4761" w:themeColor="accent1" w:themeShade="BF"/>
          <w:sz w:val="28"/>
          <w:szCs w:val="28"/>
        </w:rPr>
      </w:pPr>
      <w:r w:rsidRPr="00C94946">
        <w:rPr>
          <w:rStyle w:val="Heading3Char"/>
          <w:rFonts w:ascii="Calibri" w:eastAsia="Arial" w:hAnsi="Calibri" w:cs="Calibri"/>
        </w:rPr>
        <w:t>How Does Bajaj Life</w:t>
      </w:r>
      <w:r w:rsidR="419E5B48" w:rsidRPr="00C94946">
        <w:rPr>
          <w:rStyle w:val="Heading3Char"/>
          <w:rFonts w:ascii="Calibri" w:eastAsia="Arial" w:hAnsi="Calibri" w:cs="Calibri"/>
        </w:rPr>
        <w:t xml:space="preserve"> Smart S</w:t>
      </w:r>
      <w:r w:rsidR="0F142BB8" w:rsidRPr="00C94946">
        <w:rPr>
          <w:rStyle w:val="Heading3Char"/>
          <w:rFonts w:ascii="Calibri" w:eastAsia="Arial" w:hAnsi="Calibri" w:cs="Calibri"/>
        </w:rPr>
        <w:t>ecure</w:t>
      </w:r>
      <w:r w:rsidRPr="00C94946">
        <w:rPr>
          <w:rStyle w:val="Heading3Char"/>
          <w:rFonts w:ascii="Calibri" w:eastAsia="Arial" w:hAnsi="Calibri" w:cs="Calibri"/>
        </w:rPr>
        <w:t xml:space="preserve"> </w:t>
      </w:r>
      <w:r w:rsidR="7818FB8F" w:rsidRPr="00C94946">
        <w:rPr>
          <w:rStyle w:val="Heading3Char"/>
          <w:rFonts w:ascii="Calibri" w:eastAsia="Arial" w:hAnsi="Calibri" w:cs="Calibri"/>
        </w:rPr>
        <w:t>ROP</w:t>
      </w:r>
      <w:r w:rsidRPr="00C94946">
        <w:rPr>
          <w:rStyle w:val="Heading3Char"/>
          <w:rFonts w:ascii="Calibri" w:eastAsia="Arial" w:hAnsi="Calibri" w:cs="Calibri"/>
        </w:rPr>
        <w:t xml:space="preserve"> Work? </w:t>
      </w:r>
    </w:p>
    <w:p w14:paraId="1EEC04C1" w14:textId="4B950075" w:rsidR="2F9C4B6E" w:rsidRPr="00C94946" w:rsidRDefault="161FFC0C" w:rsidP="67BE20C2">
      <w:pPr>
        <w:keepNext/>
        <w:keepLines/>
        <w:spacing w:before="281" w:after="281"/>
        <w:rPr>
          <w:rFonts w:ascii="Calibri" w:hAnsi="Calibri" w:cs="Calibri"/>
        </w:rPr>
      </w:pPr>
      <w:r w:rsidRPr="00C94946">
        <w:rPr>
          <w:rFonts w:ascii="Calibri" w:hAnsi="Calibri" w:cs="Calibri"/>
          <w:b/>
          <w:bCs/>
        </w:rPr>
        <w:t>Step 1 -</w:t>
      </w:r>
      <w:r w:rsidRPr="00C94946">
        <w:rPr>
          <w:rFonts w:ascii="Calibri" w:hAnsi="Calibri" w:cs="Calibri"/>
        </w:rPr>
        <w:t xml:space="preserve"> </w:t>
      </w:r>
      <w:r w:rsidR="1FAD7F4D" w:rsidRPr="00C94946">
        <w:rPr>
          <w:rFonts w:ascii="Calibri" w:eastAsia="Arial" w:hAnsi="Calibri" w:cs="Calibri"/>
          <w:b/>
          <w:bCs/>
          <w:sz w:val="28"/>
          <w:szCs w:val="28"/>
        </w:rPr>
        <w:t>Choose Your Plan Setup</w:t>
      </w:r>
    </w:p>
    <w:p w14:paraId="1D503699" w14:textId="79615189" w:rsidR="2F9C4B6E" w:rsidRPr="00C94946" w:rsidRDefault="1FAD7F4D" w:rsidP="67BE20C2">
      <w:pPr>
        <w:keepNext/>
        <w:keepLines/>
        <w:spacing w:before="240" w:after="240"/>
        <w:rPr>
          <w:rFonts w:ascii="Calibri" w:hAnsi="Calibri" w:cs="Calibri"/>
        </w:rPr>
      </w:pPr>
      <w:r w:rsidRPr="00C94946">
        <w:rPr>
          <w:rFonts w:ascii="Calibri" w:eastAsia="Arial" w:hAnsi="Calibri" w:cs="Calibri"/>
        </w:rPr>
        <w:t>You customize the plan right at the start to fit your budget and long-term goals:</w:t>
      </w:r>
    </w:p>
    <w:p w14:paraId="116E96B5" w14:textId="7C5A0F1C" w:rsidR="2F9C4B6E" w:rsidRPr="00C94946" w:rsidRDefault="5476DF63" w:rsidP="67BE20C2">
      <w:pPr>
        <w:keepNext/>
        <w:keepLines/>
        <w:spacing w:before="240" w:after="240"/>
        <w:rPr>
          <w:rFonts w:ascii="Calibri" w:eastAsia="Arial" w:hAnsi="Calibri" w:cs="Calibri"/>
        </w:rPr>
      </w:pPr>
      <w:r w:rsidRPr="00C94946">
        <w:rPr>
          <w:rFonts w:ascii="Calibri" w:eastAsia="Arial" w:hAnsi="Calibri" w:cs="Calibri"/>
          <w:b/>
          <w:bCs/>
        </w:rPr>
        <w:t>Pick Your Protection Cover:</w:t>
      </w:r>
      <w:r w:rsidRPr="00C94946">
        <w:rPr>
          <w:rFonts w:ascii="Calibri" w:eastAsia="Arial" w:hAnsi="Calibri" w:cs="Calibri"/>
        </w:rPr>
        <w:t xml:space="preserve"> Decide how much life insurance cover your family needs. Eligible </w:t>
      </w:r>
      <w:r w:rsidR="28169415" w:rsidRPr="00C94946">
        <w:rPr>
          <w:rFonts w:ascii="Calibri" w:eastAsia="Arial" w:hAnsi="Calibri" w:cs="Calibri"/>
        </w:rPr>
        <w:t>customers</w:t>
      </w:r>
      <w:r w:rsidRPr="00C94946">
        <w:rPr>
          <w:rFonts w:ascii="Calibri" w:eastAsia="Arial" w:hAnsi="Calibri" w:cs="Calibri"/>
        </w:rPr>
        <w:t xml:space="preserve"> can secure up to </w:t>
      </w:r>
      <w:r w:rsidRPr="00C94946">
        <w:rPr>
          <w:rFonts w:ascii="Calibri" w:eastAsia="Arial" w:hAnsi="Calibri" w:cs="Calibri"/>
          <w:b/>
          <w:bCs/>
        </w:rPr>
        <w:t>₹</w:t>
      </w:r>
      <w:r w:rsidR="23D3A5D2" w:rsidRPr="00C94946">
        <w:rPr>
          <w:rFonts w:ascii="Calibri" w:eastAsia="Arial" w:hAnsi="Calibri" w:cs="Calibri"/>
          <w:b/>
          <w:bCs/>
        </w:rPr>
        <w:t>3</w:t>
      </w:r>
      <w:r w:rsidRPr="00C94946">
        <w:rPr>
          <w:rFonts w:ascii="Calibri" w:eastAsia="Arial" w:hAnsi="Calibri" w:cs="Calibri"/>
          <w:b/>
          <w:bCs/>
        </w:rPr>
        <w:t xml:space="preserve"> Crore without a physical medical test</w:t>
      </w:r>
      <w:r w:rsidR="14B42ED3" w:rsidRPr="00C94946">
        <w:rPr>
          <w:rFonts w:ascii="Calibri" w:eastAsia="Arial" w:hAnsi="Calibri" w:cs="Calibri"/>
          <w:b/>
          <w:bCs/>
        </w:rPr>
        <w:t>, just by going through a Video Medical Examination Report</w:t>
      </w:r>
      <w:r w:rsidR="00434167" w:rsidRPr="00C94946">
        <w:rPr>
          <w:rFonts w:ascii="Calibri" w:eastAsia="Arial" w:hAnsi="Calibri" w:cs="Calibri"/>
          <w:b/>
          <w:bCs/>
        </w:rPr>
        <w:t>^</w:t>
      </w:r>
      <w:r w:rsidRPr="00C94946">
        <w:rPr>
          <w:rFonts w:ascii="Calibri" w:eastAsia="Arial" w:hAnsi="Calibri" w:cs="Calibri"/>
        </w:rPr>
        <w:t>.</w:t>
      </w:r>
    </w:p>
    <w:p w14:paraId="73540AD4" w14:textId="194CBADA" w:rsidR="2F9C4B6E" w:rsidRPr="00C94946" w:rsidRDefault="5476DF63" w:rsidP="67BE20C2">
      <w:pPr>
        <w:keepNext/>
        <w:keepLines/>
        <w:spacing w:before="240" w:after="240"/>
        <w:rPr>
          <w:rFonts w:ascii="Calibri" w:eastAsia="Arial" w:hAnsi="Calibri" w:cs="Calibri"/>
        </w:rPr>
      </w:pPr>
      <w:r w:rsidRPr="00C94946">
        <w:rPr>
          <w:rFonts w:ascii="Calibri" w:eastAsia="Arial" w:hAnsi="Calibri" w:cs="Calibri"/>
          <w:b/>
          <w:bCs/>
        </w:rPr>
        <w:t>Choose Your P</w:t>
      </w:r>
      <w:r w:rsidR="788C00F3" w:rsidRPr="00C94946">
        <w:rPr>
          <w:rFonts w:ascii="Calibri" w:eastAsia="Arial" w:hAnsi="Calibri" w:cs="Calibri"/>
          <w:b/>
          <w:bCs/>
        </w:rPr>
        <w:t>olicy</w:t>
      </w:r>
      <w:r w:rsidRPr="00C94946">
        <w:rPr>
          <w:rFonts w:ascii="Calibri" w:eastAsia="Arial" w:hAnsi="Calibri" w:cs="Calibri"/>
          <w:b/>
          <w:bCs/>
        </w:rPr>
        <w:t xml:space="preserve"> Term</w:t>
      </w:r>
      <w:r w:rsidR="61832CC2" w:rsidRPr="00C94946">
        <w:rPr>
          <w:rFonts w:ascii="Calibri" w:eastAsia="Arial" w:hAnsi="Calibri" w:cs="Calibri"/>
          <w:b/>
          <w:bCs/>
        </w:rPr>
        <w:t xml:space="preserve"> and how long you want to pay</w:t>
      </w:r>
      <w:r w:rsidRPr="00C94946">
        <w:rPr>
          <w:rFonts w:ascii="Calibri" w:eastAsia="Arial" w:hAnsi="Calibri" w:cs="Calibri"/>
          <w:b/>
          <w:bCs/>
        </w:rPr>
        <w:t>:</w:t>
      </w:r>
      <w:r w:rsidRPr="00C94946">
        <w:rPr>
          <w:rFonts w:ascii="Calibri" w:eastAsia="Arial" w:hAnsi="Calibri" w:cs="Calibri"/>
        </w:rPr>
        <w:t xml:space="preserve"> Decide how long you want to</w:t>
      </w:r>
      <w:r w:rsidR="3C240BD9" w:rsidRPr="00C94946">
        <w:rPr>
          <w:rFonts w:ascii="Calibri" w:eastAsia="Arial" w:hAnsi="Calibri" w:cs="Calibri"/>
        </w:rPr>
        <w:t xml:space="preserve"> cover yourself and the premium</w:t>
      </w:r>
      <w:r w:rsidRPr="00C94946">
        <w:rPr>
          <w:rFonts w:ascii="Calibri" w:eastAsia="Arial" w:hAnsi="Calibri" w:cs="Calibri"/>
        </w:rPr>
        <w:t xml:space="preserve"> pay</w:t>
      </w:r>
      <w:r w:rsidR="4CC3251C" w:rsidRPr="00C94946">
        <w:rPr>
          <w:rFonts w:ascii="Calibri" w:eastAsia="Arial" w:hAnsi="Calibri" w:cs="Calibri"/>
        </w:rPr>
        <w:t>ment duration</w:t>
      </w:r>
      <w:r w:rsidRPr="00C94946">
        <w:rPr>
          <w:rFonts w:ascii="Calibri" w:eastAsia="Arial" w:hAnsi="Calibri" w:cs="Calibri"/>
        </w:rPr>
        <w:t>. You can choose a short</w:t>
      </w:r>
      <w:r w:rsidR="5B764FCC" w:rsidRPr="00C94946">
        <w:rPr>
          <w:rFonts w:ascii="Calibri" w:eastAsia="Arial" w:hAnsi="Calibri" w:cs="Calibri"/>
        </w:rPr>
        <w:t xml:space="preserve"> or longer </w:t>
      </w:r>
      <w:r w:rsidRPr="00C94946">
        <w:rPr>
          <w:rFonts w:ascii="Calibri" w:eastAsia="Arial" w:hAnsi="Calibri" w:cs="Calibri"/>
        </w:rPr>
        <w:t>period</w:t>
      </w:r>
      <w:r w:rsidR="52C38879" w:rsidRPr="00C94946">
        <w:rPr>
          <w:rFonts w:ascii="Calibri" w:eastAsia="Arial" w:hAnsi="Calibri" w:cs="Calibri"/>
        </w:rPr>
        <w:t>, according to your life goals.</w:t>
      </w:r>
    </w:p>
    <w:p w14:paraId="3FBD99EE" w14:textId="7FA340B0" w:rsidR="2F9C4B6E" w:rsidRPr="00C94946" w:rsidRDefault="5476DF63" w:rsidP="67BE20C2">
      <w:pPr>
        <w:keepNext/>
        <w:keepLines/>
        <w:spacing w:before="240" w:after="240"/>
        <w:rPr>
          <w:rFonts w:ascii="Calibri" w:eastAsia="Arial" w:hAnsi="Calibri" w:cs="Calibri"/>
        </w:rPr>
      </w:pPr>
      <w:r w:rsidRPr="00C94946">
        <w:rPr>
          <w:rFonts w:ascii="Calibri" w:eastAsia="Arial" w:hAnsi="Calibri" w:cs="Calibri"/>
          <w:b/>
          <w:bCs/>
        </w:rPr>
        <w:t xml:space="preserve">Pick Your </w:t>
      </w:r>
      <w:r w:rsidR="4C6614D6" w:rsidRPr="00C94946">
        <w:rPr>
          <w:rFonts w:ascii="Calibri" w:eastAsia="Arial" w:hAnsi="Calibri" w:cs="Calibri"/>
          <w:b/>
          <w:bCs/>
        </w:rPr>
        <w:t xml:space="preserve">Portfolio </w:t>
      </w:r>
      <w:r w:rsidRPr="00C94946">
        <w:rPr>
          <w:rFonts w:ascii="Calibri" w:eastAsia="Arial" w:hAnsi="Calibri" w:cs="Calibri"/>
          <w:b/>
          <w:bCs/>
        </w:rPr>
        <w:t>Strategy:</w:t>
      </w:r>
      <w:r w:rsidRPr="00C94946">
        <w:rPr>
          <w:rFonts w:ascii="Calibri" w:eastAsia="Arial" w:hAnsi="Calibri" w:cs="Calibri"/>
        </w:rPr>
        <w:t xml:space="preserve"> Select from our range of funds to </w:t>
      </w:r>
      <w:r w:rsidR="29BFEBB3" w:rsidRPr="00C94946">
        <w:rPr>
          <w:rFonts w:ascii="Calibri" w:eastAsia="Arial" w:hAnsi="Calibri" w:cs="Calibri"/>
        </w:rPr>
        <w:t>al</w:t>
      </w:r>
      <w:r w:rsidR="502DD7FE" w:rsidRPr="00C94946">
        <w:rPr>
          <w:rFonts w:ascii="Calibri" w:eastAsia="Arial" w:hAnsi="Calibri" w:cs="Calibri"/>
        </w:rPr>
        <w:t>l</w:t>
      </w:r>
      <w:r w:rsidR="29BFEBB3" w:rsidRPr="00C94946">
        <w:rPr>
          <w:rFonts w:ascii="Calibri" w:eastAsia="Arial" w:hAnsi="Calibri" w:cs="Calibri"/>
        </w:rPr>
        <w:t xml:space="preserve">ocate </w:t>
      </w:r>
      <w:r w:rsidRPr="00C94946">
        <w:rPr>
          <w:rFonts w:ascii="Calibri" w:eastAsia="Arial" w:hAnsi="Calibri" w:cs="Calibri"/>
        </w:rPr>
        <w:t>your money based on how much growth you want</w:t>
      </w:r>
      <w:r w:rsidR="0F365323" w:rsidRPr="00C94946">
        <w:rPr>
          <w:rFonts w:ascii="Calibri" w:eastAsia="Arial" w:hAnsi="Calibri" w:cs="Calibri"/>
        </w:rPr>
        <w:t xml:space="preserve">, based on </w:t>
      </w:r>
      <w:r w:rsidR="3C443FBA" w:rsidRPr="00C94946">
        <w:rPr>
          <w:rFonts w:ascii="Calibri" w:eastAsia="Arial" w:hAnsi="Calibri" w:cs="Calibri"/>
        </w:rPr>
        <w:t>your risk appetite</w:t>
      </w:r>
      <w:r w:rsidRPr="00C94946">
        <w:rPr>
          <w:rFonts w:ascii="Calibri" w:eastAsia="Arial" w:hAnsi="Calibri" w:cs="Calibri"/>
        </w:rPr>
        <w:t>.</w:t>
      </w:r>
    </w:p>
    <w:p w14:paraId="31DC8EE7" w14:textId="417195B7" w:rsidR="2F9C4B6E" w:rsidRPr="00C94946" w:rsidRDefault="2F9C4B6E" w:rsidP="67BE20C2">
      <w:pPr>
        <w:keepNext/>
        <w:keepLines/>
        <w:spacing w:after="0"/>
        <w:rPr>
          <w:rFonts w:ascii="Calibri" w:hAnsi="Calibri" w:cs="Calibri"/>
        </w:rPr>
      </w:pPr>
    </w:p>
    <w:p w14:paraId="29159488" w14:textId="1896F9CE" w:rsidR="2F9C4B6E" w:rsidRPr="00C94946" w:rsidRDefault="04765D99" w:rsidP="6C0BF8C5">
      <w:pPr>
        <w:keepNext/>
        <w:keepLines/>
        <w:spacing w:before="240" w:after="240"/>
        <w:rPr>
          <w:rFonts w:ascii="Calibri" w:eastAsia="Arial" w:hAnsi="Calibri" w:cs="Calibri"/>
          <w:b/>
          <w:bCs/>
        </w:rPr>
      </w:pPr>
      <w:r w:rsidRPr="00C94946">
        <w:rPr>
          <w:rFonts w:ascii="Calibri" w:eastAsia="Arial" w:hAnsi="Calibri" w:cs="Calibri"/>
          <w:b/>
          <w:bCs/>
        </w:rPr>
        <w:t xml:space="preserve">Step 2 – Stay Protected and </w:t>
      </w:r>
      <w:r w:rsidR="7FB76D55" w:rsidRPr="00C94946">
        <w:rPr>
          <w:rFonts w:ascii="Calibri" w:eastAsia="Arial" w:hAnsi="Calibri" w:cs="Calibri"/>
          <w:b/>
          <w:bCs/>
        </w:rPr>
        <w:t>Get Loyalty Advantage</w:t>
      </w:r>
      <w:r w:rsidR="6CF42087" w:rsidRPr="00C94946">
        <w:rPr>
          <w:rFonts w:ascii="Calibri" w:eastAsia="Arial" w:hAnsi="Calibri" w:cs="Calibri"/>
          <w:b/>
          <w:bCs/>
        </w:rPr>
        <w:t>s</w:t>
      </w:r>
    </w:p>
    <w:p w14:paraId="6AFADADC" w14:textId="0DE552C0" w:rsidR="2F9C4B6E" w:rsidRPr="00C94946" w:rsidRDefault="18C9C2E7" w:rsidP="6C0BF8C5">
      <w:pPr>
        <w:spacing w:before="240" w:after="240"/>
        <w:rPr>
          <w:rFonts w:ascii="Calibri" w:eastAsia="Arial" w:hAnsi="Calibri" w:cs="Calibri"/>
        </w:rPr>
      </w:pPr>
      <w:r w:rsidRPr="00C94946">
        <w:rPr>
          <w:rFonts w:ascii="Calibri" w:eastAsia="Arial" w:hAnsi="Calibri" w:cs="Calibri"/>
          <w:b/>
          <w:bCs/>
        </w:rPr>
        <w:t xml:space="preserve">Enhanced </w:t>
      </w:r>
      <w:r w:rsidR="04765D99" w:rsidRPr="00C94946">
        <w:rPr>
          <w:rFonts w:ascii="Calibri" w:eastAsia="Arial" w:hAnsi="Calibri" w:cs="Calibri"/>
          <w:b/>
          <w:bCs/>
        </w:rPr>
        <w:t>Life Cover</w:t>
      </w:r>
      <w:r w:rsidR="371D540A" w:rsidRPr="00C94946">
        <w:rPr>
          <w:rFonts w:ascii="Calibri" w:eastAsia="Arial" w:hAnsi="Calibri" w:cs="Calibri"/>
          <w:b/>
          <w:bCs/>
        </w:rPr>
        <w:t>:</w:t>
      </w:r>
      <w:r w:rsidR="371D540A" w:rsidRPr="00C94946">
        <w:rPr>
          <w:rFonts w:ascii="Calibri" w:eastAsia="Arial" w:hAnsi="Calibri" w:cs="Calibri"/>
        </w:rPr>
        <w:t xml:space="preserve"> You</w:t>
      </w:r>
      <w:r w:rsidR="6FDF5396" w:rsidRPr="00C94946">
        <w:rPr>
          <w:rFonts w:ascii="Calibri" w:eastAsia="Arial" w:hAnsi="Calibri" w:cs="Calibri"/>
        </w:rPr>
        <w:t xml:space="preserve"> protect your family</w:t>
      </w:r>
      <w:r w:rsidR="1D1AA360" w:rsidRPr="00C94946">
        <w:rPr>
          <w:rFonts w:ascii="Calibri" w:eastAsia="Arial" w:hAnsi="Calibri" w:cs="Calibri"/>
        </w:rPr>
        <w:t>’s</w:t>
      </w:r>
      <w:r w:rsidR="6FDF5396" w:rsidRPr="00C94946">
        <w:rPr>
          <w:rFonts w:ascii="Calibri" w:eastAsia="Arial" w:hAnsi="Calibri" w:cs="Calibri"/>
        </w:rPr>
        <w:t xml:space="preserve"> financial future with a </w:t>
      </w:r>
      <w:r w:rsidR="6FDF5396" w:rsidRPr="00C94946">
        <w:rPr>
          <w:rFonts w:ascii="Calibri" w:eastAsia="Arial" w:hAnsi="Calibri" w:cs="Calibri"/>
          <w:b/>
          <w:bCs/>
        </w:rPr>
        <w:t xml:space="preserve">Life Cover </w:t>
      </w:r>
      <w:r w:rsidR="371D540A" w:rsidRPr="00C94946">
        <w:rPr>
          <w:rFonts w:ascii="Calibri" w:eastAsia="Arial" w:hAnsi="Calibri" w:cs="Calibri"/>
        </w:rPr>
        <w:t>throughout the policy term</w:t>
      </w:r>
      <w:r w:rsidR="2F379B9A" w:rsidRPr="00C94946">
        <w:rPr>
          <w:rFonts w:ascii="Calibri" w:eastAsia="Arial" w:hAnsi="Calibri" w:cs="Calibri"/>
        </w:rPr>
        <w:t xml:space="preserve"> along with </w:t>
      </w:r>
      <w:r w:rsidR="03C0C014" w:rsidRPr="00C94946">
        <w:rPr>
          <w:rFonts w:ascii="Calibri" w:eastAsia="Arial" w:hAnsi="Calibri" w:cs="Calibri"/>
        </w:rPr>
        <w:t>enhanced benefits</w:t>
      </w:r>
      <w:r w:rsidR="371D540A" w:rsidRPr="00C94946">
        <w:rPr>
          <w:rFonts w:ascii="Calibri" w:eastAsia="Arial" w:hAnsi="Calibri" w:cs="Calibri"/>
        </w:rPr>
        <w:t>.</w:t>
      </w:r>
    </w:p>
    <w:p w14:paraId="276AE955" w14:textId="26029CD6" w:rsidR="2F9C4B6E" w:rsidRPr="00C94946" w:rsidRDefault="371D540A" w:rsidP="6C0BF8C5">
      <w:pPr>
        <w:keepNext/>
        <w:keepLines/>
        <w:spacing w:before="240" w:after="240"/>
        <w:rPr>
          <w:rFonts w:ascii="Calibri" w:eastAsia="Arial" w:hAnsi="Calibri" w:cs="Calibri"/>
        </w:rPr>
      </w:pPr>
      <w:r w:rsidRPr="00C94946">
        <w:rPr>
          <w:rFonts w:ascii="Calibri" w:eastAsia="Arial" w:hAnsi="Calibri" w:cs="Calibri"/>
          <w:b/>
          <w:bCs/>
        </w:rPr>
        <w:lastRenderedPageBreak/>
        <w:t>Wealth Compounding:</w:t>
      </w:r>
      <w:r w:rsidRPr="00C94946">
        <w:rPr>
          <w:rFonts w:ascii="Calibri" w:eastAsia="Arial" w:hAnsi="Calibri" w:cs="Calibri"/>
        </w:rPr>
        <w:t xml:space="preserve"> Your </w:t>
      </w:r>
      <w:r w:rsidR="0515DBFB" w:rsidRPr="00C94946">
        <w:rPr>
          <w:rFonts w:ascii="Calibri" w:eastAsia="Arial" w:hAnsi="Calibri" w:cs="Calibri"/>
        </w:rPr>
        <w:t>fund</w:t>
      </w:r>
      <w:r w:rsidRPr="00C94946">
        <w:rPr>
          <w:rFonts w:ascii="Calibri" w:eastAsia="Arial" w:hAnsi="Calibri" w:cs="Calibri"/>
        </w:rPr>
        <w:t xml:space="preserve"> </w:t>
      </w:r>
      <w:r w:rsidR="003607C9" w:rsidRPr="00C94946">
        <w:rPr>
          <w:rFonts w:ascii="Calibri" w:eastAsia="Arial" w:hAnsi="Calibri" w:cs="Calibri"/>
        </w:rPr>
        <w:t>gets to perform</w:t>
      </w:r>
      <w:r w:rsidRPr="00C94946">
        <w:rPr>
          <w:rFonts w:ascii="Calibri" w:eastAsia="Arial" w:hAnsi="Calibri" w:cs="Calibri"/>
        </w:rPr>
        <w:t xml:space="preserve"> </w:t>
      </w:r>
      <w:r w:rsidR="003607C9" w:rsidRPr="00C94946">
        <w:rPr>
          <w:rFonts w:ascii="Calibri" w:eastAsia="Arial" w:hAnsi="Calibri" w:cs="Calibri"/>
        </w:rPr>
        <w:t xml:space="preserve">in the </w:t>
      </w:r>
      <w:r w:rsidRPr="00C94946">
        <w:rPr>
          <w:rFonts w:ascii="Calibri" w:eastAsia="Arial" w:hAnsi="Calibri" w:cs="Calibri"/>
        </w:rPr>
        <w:t xml:space="preserve">market to </w:t>
      </w:r>
      <w:r w:rsidR="003607C9" w:rsidRPr="00C94946">
        <w:rPr>
          <w:rFonts w:ascii="Calibri" w:eastAsia="Arial" w:hAnsi="Calibri" w:cs="Calibri"/>
        </w:rPr>
        <w:t xml:space="preserve">help </w:t>
      </w:r>
      <w:r w:rsidR="35C23745" w:rsidRPr="00C94946">
        <w:rPr>
          <w:rFonts w:ascii="Calibri" w:eastAsia="Arial" w:hAnsi="Calibri" w:cs="Calibri"/>
        </w:rPr>
        <w:t xml:space="preserve">create </w:t>
      </w:r>
      <w:r w:rsidR="534665CF" w:rsidRPr="00C94946">
        <w:rPr>
          <w:rFonts w:ascii="Calibri" w:eastAsia="Arial" w:hAnsi="Calibri" w:cs="Calibri"/>
        </w:rPr>
        <w:t xml:space="preserve">a </w:t>
      </w:r>
      <w:r w:rsidR="003607C9" w:rsidRPr="00C94946">
        <w:rPr>
          <w:rFonts w:ascii="Calibri" w:eastAsia="Arial" w:hAnsi="Calibri" w:cs="Calibri"/>
        </w:rPr>
        <w:t xml:space="preserve">potential </w:t>
      </w:r>
      <w:r w:rsidR="534665CF" w:rsidRPr="00C94946">
        <w:rPr>
          <w:rFonts w:ascii="Calibri" w:eastAsia="Arial" w:hAnsi="Calibri" w:cs="Calibri"/>
        </w:rPr>
        <w:t>corpus</w:t>
      </w:r>
      <w:r w:rsidRPr="00C94946">
        <w:rPr>
          <w:rFonts w:ascii="Calibri" w:eastAsia="Arial" w:hAnsi="Calibri" w:cs="Calibri"/>
        </w:rPr>
        <w:t xml:space="preserve"> for your future </w:t>
      </w:r>
      <w:r w:rsidR="3A95D53A" w:rsidRPr="00C94946">
        <w:rPr>
          <w:rFonts w:ascii="Calibri" w:eastAsia="Arial" w:hAnsi="Calibri" w:cs="Calibri"/>
        </w:rPr>
        <w:t xml:space="preserve">financial </w:t>
      </w:r>
      <w:r w:rsidRPr="00C94946">
        <w:rPr>
          <w:rFonts w:ascii="Calibri" w:eastAsia="Arial" w:hAnsi="Calibri" w:cs="Calibri"/>
        </w:rPr>
        <w:t>goals.</w:t>
      </w:r>
    </w:p>
    <w:p w14:paraId="43D71E33" w14:textId="0B11CE8D" w:rsidR="2F9C4B6E" w:rsidRPr="00C94946" w:rsidRDefault="371D540A" w:rsidP="6C0BF8C5">
      <w:pPr>
        <w:keepNext/>
        <w:keepLines/>
        <w:spacing w:before="240" w:after="240"/>
        <w:rPr>
          <w:rFonts w:ascii="Calibri" w:eastAsia="Arial" w:hAnsi="Calibri" w:cs="Calibri"/>
          <w:b/>
          <w:bCs/>
        </w:rPr>
      </w:pPr>
      <w:r w:rsidRPr="00C94946">
        <w:rPr>
          <w:rFonts w:ascii="Calibri" w:eastAsia="Arial" w:hAnsi="Calibri" w:cs="Calibri"/>
          <w:b/>
          <w:bCs/>
        </w:rPr>
        <w:t>Loyalty B</w:t>
      </w:r>
      <w:r w:rsidR="7EACCF66" w:rsidRPr="00C94946">
        <w:rPr>
          <w:rFonts w:ascii="Calibri" w:eastAsia="Arial" w:hAnsi="Calibri" w:cs="Calibri"/>
          <w:b/>
          <w:bCs/>
        </w:rPr>
        <w:t>enefits</w:t>
      </w:r>
      <w:r w:rsidR="00C94946">
        <w:rPr>
          <w:rFonts w:ascii="Calibri" w:eastAsia="Arial" w:hAnsi="Calibri" w:cs="Calibri"/>
          <w:b/>
          <w:bCs/>
          <w:vertAlign w:val="superscript"/>
        </w:rPr>
        <w:t>2</w:t>
      </w:r>
      <w:r w:rsidRPr="00C94946">
        <w:rPr>
          <w:rFonts w:ascii="Calibri" w:eastAsia="Arial" w:hAnsi="Calibri" w:cs="Calibri"/>
          <w:b/>
          <w:bCs/>
        </w:rPr>
        <w:t>:</w:t>
      </w:r>
      <w:r w:rsidRPr="00C94946">
        <w:rPr>
          <w:rFonts w:ascii="Calibri" w:eastAsia="Arial" w:hAnsi="Calibri" w:cs="Calibri"/>
        </w:rPr>
        <w:t xml:space="preserve"> The company rewards you for staying invested. Extra bonus additions—including a </w:t>
      </w:r>
      <w:r w:rsidRPr="00C94946">
        <w:rPr>
          <w:rFonts w:ascii="Calibri" w:eastAsia="Arial" w:hAnsi="Calibri" w:cs="Calibri"/>
          <w:b/>
          <w:bCs/>
        </w:rPr>
        <w:t>7% Guaranteed</w:t>
      </w:r>
      <w:r w:rsidR="00434167" w:rsidRPr="00C94946">
        <w:rPr>
          <w:rFonts w:ascii="Calibri" w:eastAsia="Arial" w:hAnsi="Calibri" w:cs="Calibri"/>
          <w:b/>
          <w:bCs/>
          <w:vertAlign w:val="superscript"/>
        </w:rPr>
        <w:t>11</w:t>
      </w:r>
      <w:r w:rsidRPr="00C94946">
        <w:rPr>
          <w:rFonts w:ascii="Calibri" w:eastAsia="Arial" w:hAnsi="Calibri" w:cs="Calibri"/>
          <w:b/>
          <w:bCs/>
        </w:rPr>
        <w:t xml:space="preserve"> Wealth Booster</w:t>
      </w:r>
      <w:r w:rsidR="009B419E" w:rsidRPr="009B419E">
        <w:rPr>
          <w:rFonts w:ascii="Calibri" w:eastAsia="Arial" w:hAnsi="Calibri" w:cs="Calibri"/>
          <w:b/>
          <w:bCs/>
          <w:vertAlign w:val="superscript"/>
        </w:rPr>
        <w:t>12</w:t>
      </w:r>
      <w:r w:rsidRPr="00C94946">
        <w:rPr>
          <w:rFonts w:ascii="Calibri" w:eastAsia="Arial" w:hAnsi="Calibri" w:cs="Calibri"/>
        </w:rPr>
        <w:t xml:space="preserve"> on premium allocation charges—are automatically added directly to your fund value at the end of the 15th year.</w:t>
      </w:r>
    </w:p>
    <w:p w14:paraId="55B8FF1C" w14:textId="56840B60" w:rsidR="2F9C4B6E" w:rsidRPr="00C94946" w:rsidRDefault="3C926422" w:rsidP="6C0BF8C5">
      <w:pPr>
        <w:keepNext/>
        <w:keepLines/>
        <w:spacing w:before="240" w:after="240"/>
        <w:rPr>
          <w:rFonts w:ascii="Calibri" w:eastAsia="Arial" w:hAnsi="Calibri" w:cs="Calibri"/>
          <w:b/>
          <w:bCs/>
        </w:rPr>
      </w:pPr>
      <w:r w:rsidRPr="00C94946">
        <w:rPr>
          <w:rFonts w:ascii="Calibri" w:eastAsia="Arial" w:hAnsi="Calibri" w:cs="Calibri"/>
          <w:b/>
          <w:bCs/>
        </w:rPr>
        <w:t>Step 3</w:t>
      </w:r>
      <w:r w:rsidRPr="00C94946">
        <w:rPr>
          <w:rFonts w:ascii="Calibri" w:eastAsia="Arial" w:hAnsi="Calibri" w:cs="Calibri"/>
        </w:rPr>
        <w:t xml:space="preserve"> </w:t>
      </w:r>
      <w:r w:rsidRPr="00C94946">
        <w:rPr>
          <w:rFonts w:ascii="Calibri" w:eastAsia="Arial" w:hAnsi="Calibri" w:cs="Calibri"/>
          <w:b/>
          <w:bCs/>
        </w:rPr>
        <w:t xml:space="preserve">– Receive your </w:t>
      </w:r>
      <w:r w:rsidR="6B13228C" w:rsidRPr="00C94946">
        <w:rPr>
          <w:rFonts w:ascii="Calibri" w:eastAsia="Arial" w:hAnsi="Calibri" w:cs="Calibri"/>
          <w:b/>
          <w:bCs/>
        </w:rPr>
        <w:t>Policy Benefits</w:t>
      </w:r>
    </w:p>
    <w:p w14:paraId="42C5F91C" w14:textId="7ECAD4CA" w:rsidR="2F9C4B6E" w:rsidRPr="00C94946" w:rsidRDefault="059FB366" w:rsidP="6C0BF8C5">
      <w:pPr>
        <w:keepNext/>
        <w:keepLines/>
        <w:spacing w:before="240" w:after="240"/>
        <w:rPr>
          <w:rFonts w:ascii="Calibri" w:eastAsia="Arial" w:hAnsi="Calibri" w:cs="Calibri"/>
        </w:rPr>
      </w:pPr>
      <w:r w:rsidRPr="00C94946">
        <w:rPr>
          <w:rFonts w:ascii="Calibri" w:eastAsia="Arial" w:hAnsi="Calibri" w:cs="Calibri"/>
          <w:b/>
          <w:bCs/>
        </w:rPr>
        <w:t xml:space="preserve">Scenario </w:t>
      </w:r>
      <w:r w:rsidR="491E993D" w:rsidRPr="00C94946">
        <w:rPr>
          <w:rFonts w:ascii="Calibri" w:eastAsia="Arial" w:hAnsi="Calibri" w:cs="Calibri"/>
          <w:b/>
          <w:bCs/>
        </w:rPr>
        <w:t>A</w:t>
      </w:r>
      <w:r w:rsidRPr="00C94946">
        <w:rPr>
          <w:rFonts w:ascii="Calibri" w:eastAsia="Arial" w:hAnsi="Calibri" w:cs="Calibri"/>
          <w:b/>
          <w:bCs/>
        </w:rPr>
        <w:t xml:space="preserve">: </w:t>
      </w:r>
      <w:r w:rsidR="25EE8017" w:rsidRPr="00C94946">
        <w:rPr>
          <w:rFonts w:ascii="Calibri" w:eastAsia="Arial" w:hAnsi="Calibri" w:cs="Calibri"/>
          <w:b/>
          <w:bCs/>
        </w:rPr>
        <w:t xml:space="preserve">If </w:t>
      </w:r>
      <w:commentRangeStart w:id="32"/>
      <w:commentRangeStart w:id="33"/>
      <w:del w:id="34" w:author="Rituraj Singh/Pune HO/Marketing/Life" w:date="2026-05-19T19:25:00Z">
        <w:r w:rsidR="25EE8017" w:rsidRPr="00C94946" w:rsidDel="006B2FFF">
          <w:rPr>
            <w:rFonts w:ascii="Calibri" w:eastAsia="Arial" w:hAnsi="Calibri" w:cs="Calibri"/>
            <w:b/>
            <w:bCs/>
          </w:rPr>
          <w:delText xml:space="preserve">policyholder </w:delText>
        </w:r>
      </w:del>
      <w:commentRangeEnd w:id="32"/>
      <w:commentRangeEnd w:id="33"/>
      <w:ins w:id="35" w:author="Rituraj Singh/Pune HO/Marketing/Life" w:date="2026-05-19T19:25:00Z">
        <w:r w:rsidR="006B2FFF">
          <w:rPr>
            <w:rFonts w:ascii="Calibri" w:eastAsia="Arial" w:hAnsi="Calibri" w:cs="Calibri"/>
            <w:b/>
            <w:bCs/>
          </w:rPr>
          <w:t>life assured</w:t>
        </w:r>
        <w:r w:rsidR="006B2FFF" w:rsidRPr="00C94946">
          <w:rPr>
            <w:rFonts w:ascii="Calibri" w:eastAsia="Arial" w:hAnsi="Calibri" w:cs="Calibri"/>
            <w:b/>
            <w:bCs/>
          </w:rPr>
          <w:t xml:space="preserve"> </w:t>
        </w:r>
      </w:ins>
      <w:r w:rsidR="00950C25" w:rsidRPr="00C94946">
        <w:rPr>
          <w:rStyle w:val="CommentReference"/>
          <w:rFonts w:ascii="Calibri" w:eastAsia="Arial" w:hAnsi="Calibri" w:cs="Calibri"/>
          <w:b/>
          <w:bCs/>
          <w:sz w:val="24"/>
          <w:szCs w:val="24"/>
        </w:rPr>
        <w:commentReference w:id="32"/>
      </w:r>
      <w:r w:rsidR="006B2FFF">
        <w:rPr>
          <w:rStyle w:val="CommentReference"/>
        </w:rPr>
        <w:commentReference w:id="33"/>
      </w:r>
      <w:r w:rsidR="25EE8017" w:rsidRPr="00C94946">
        <w:rPr>
          <w:rFonts w:ascii="Calibri" w:eastAsia="Arial" w:hAnsi="Calibri" w:cs="Calibri"/>
          <w:b/>
          <w:bCs/>
        </w:rPr>
        <w:t>survives the policy term</w:t>
      </w:r>
    </w:p>
    <w:p w14:paraId="521CF167" w14:textId="5E6F0F32" w:rsidR="2F9C4B6E" w:rsidRPr="00C94946" w:rsidRDefault="3C926422" w:rsidP="6C0BF8C5">
      <w:pPr>
        <w:keepNext/>
        <w:keepLines/>
        <w:spacing w:before="240" w:after="240"/>
        <w:rPr>
          <w:rFonts w:ascii="Calibri" w:eastAsia="Arial" w:hAnsi="Calibri" w:cs="Calibri"/>
        </w:rPr>
      </w:pPr>
      <w:r w:rsidRPr="00C94946">
        <w:rPr>
          <w:rFonts w:ascii="Calibri" w:eastAsia="Arial" w:hAnsi="Calibri" w:cs="Calibri"/>
          <w:b/>
          <w:bCs/>
        </w:rPr>
        <w:t>Fund Value:</w:t>
      </w:r>
      <w:r w:rsidRPr="00C94946">
        <w:rPr>
          <w:rFonts w:ascii="Calibri" w:eastAsia="Arial" w:hAnsi="Calibri" w:cs="Calibri"/>
        </w:rPr>
        <w:t xml:space="preserve"> You receive your total fund value, which </w:t>
      </w:r>
      <w:r w:rsidR="546712E3" w:rsidRPr="00C94946">
        <w:rPr>
          <w:rFonts w:ascii="Calibri" w:eastAsia="Arial" w:hAnsi="Calibri" w:cs="Calibri"/>
        </w:rPr>
        <w:t>is inclusive of</w:t>
      </w:r>
      <w:r w:rsidRPr="00C94946">
        <w:rPr>
          <w:rFonts w:ascii="Calibri" w:eastAsia="Arial" w:hAnsi="Calibri" w:cs="Calibri"/>
        </w:rPr>
        <w:t xml:space="preserve"> </w:t>
      </w:r>
      <w:ins w:id="36" w:author="Rituraj Singh/Pune HO/Marketing/Life" w:date="2026-05-19T19:26:00Z">
        <w:r w:rsidR="006B2FFF">
          <w:rPr>
            <w:rFonts w:ascii="Calibri" w:eastAsia="Arial" w:hAnsi="Calibri" w:cs="Calibri"/>
            <w:b/>
            <w:bCs/>
          </w:rPr>
          <w:t>all the additions to the fund</w:t>
        </w:r>
      </w:ins>
      <w:commentRangeStart w:id="37"/>
      <w:commentRangeStart w:id="38"/>
      <w:del w:id="39" w:author="Rituraj Singh/Pune HO/Marketing/Life" w:date="2026-05-19T19:26:00Z">
        <w:r w:rsidRPr="00C94946" w:rsidDel="006B2FFF">
          <w:rPr>
            <w:rFonts w:ascii="Calibri" w:eastAsia="Arial" w:hAnsi="Calibri" w:cs="Calibri"/>
            <w:b/>
            <w:bCs/>
          </w:rPr>
          <w:delText xml:space="preserve">Loyalty </w:delText>
        </w:r>
        <w:r w:rsidR="7DD17DF7" w:rsidRPr="00C94946" w:rsidDel="006B2FFF">
          <w:rPr>
            <w:rFonts w:ascii="Calibri" w:eastAsia="Arial" w:hAnsi="Calibri" w:cs="Calibri"/>
            <w:b/>
            <w:bCs/>
          </w:rPr>
          <w:delText>Advantages</w:delText>
        </w:r>
      </w:del>
      <w:r w:rsidRPr="00C94946">
        <w:rPr>
          <w:rFonts w:ascii="Calibri" w:eastAsia="Arial" w:hAnsi="Calibri" w:cs="Calibri"/>
        </w:rPr>
        <w:t xml:space="preserve"> </w:t>
      </w:r>
      <w:commentRangeEnd w:id="37"/>
      <w:r w:rsidR="00950C25" w:rsidRPr="00C94946">
        <w:rPr>
          <w:rStyle w:val="CommentReference"/>
          <w:rFonts w:ascii="Calibri" w:eastAsia="Arial" w:hAnsi="Calibri" w:cs="Calibri"/>
          <w:sz w:val="24"/>
          <w:szCs w:val="24"/>
        </w:rPr>
        <w:commentReference w:id="37"/>
      </w:r>
      <w:commentRangeEnd w:id="38"/>
      <w:r w:rsidR="006B2FFF">
        <w:rPr>
          <w:rStyle w:val="CommentReference"/>
        </w:rPr>
        <w:commentReference w:id="38"/>
      </w:r>
    </w:p>
    <w:p w14:paraId="51CAF76E" w14:textId="69D82940" w:rsidR="2F9C4B6E" w:rsidRPr="00C94946" w:rsidRDefault="3C926422" w:rsidP="6C0BF8C5">
      <w:pPr>
        <w:keepNext/>
        <w:keepLines/>
        <w:spacing w:before="240" w:after="240"/>
        <w:rPr>
          <w:rFonts w:ascii="Calibri" w:eastAsia="Arial" w:hAnsi="Calibri" w:cs="Calibri"/>
        </w:rPr>
      </w:pPr>
      <w:r w:rsidRPr="00C94946">
        <w:rPr>
          <w:rFonts w:ascii="Calibri" w:eastAsia="Arial" w:hAnsi="Calibri" w:cs="Calibri"/>
          <w:b/>
          <w:bCs/>
        </w:rPr>
        <w:t>Return of Premium (ROP)</w:t>
      </w:r>
      <w:r w:rsidR="00434167" w:rsidRPr="00C94946">
        <w:rPr>
          <w:rFonts w:ascii="Calibri" w:eastAsia="Arial" w:hAnsi="Calibri" w:cs="Calibri"/>
          <w:b/>
          <w:bCs/>
          <w:vertAlign w:val="superscript"/>
        </w:rPr>
        <w:t>3</w:t>
      </w:r>
      <w:r w:rsidRPr="00C94946">
        <w:rPr>
          <w:rFonts w:ascii="Calibri" w:eastAsia="Arial" w:hAnsi="Calibri" w:cs="Calibri"/>
          <w:b/>
          <w:bCs/>
        </w:rPr>
        <w:t>:</w:t>
      </w:r>
      <w:r w:rsidRPr="00C94946">
        <w:rPr>
          <w:rFonts w:ascii="Calibri" w:eastAsia="Arial" w:hAnsi="Calibri" w:cs="Calibri"/>
        </w:rPr>
        <w:t xml:space="preserve"> You get back </w:t>
      </w:r>
      <w:r w:rsidR="00231619" w:rsidRPr="00C94946">
        <w:rPr>
          <w:rFonts w:ascii="Calibri" w:eastAsia="Arial" w:hAnsi="Calibri" w:cs="Calibri"/>
        </w:rPr>
        <w:t>your total premiums</w:t>
      </w:r>
      <w:r w:rsidRPr="00C94946">
        <w:rPr>
          <w:rFonts w:ascii="Calibri" w:eastAsia="Arial" w:hAnsi="Calibri" w:cs="Calibri"/>
        </w:rPr>
        <w:t xml:space="preserve"> paid</w:t>
      </w:r>
      <w:r w:rsidR="00231619" w:rsidRPr="00C94946">
        <w:rPr>
          <w:rFonts w:ascii="Calibri" w:eastAsia="Arial" w:hAnsi="Calibri" w:cs="Calibri"/>
          <w:vertAlign w:val="superscript"/>
        </w:rPr>
        <w:t>1</w:t>
      </w:r>
      <w:r w:rsidRPr="00C94946">
        <w:rPr>
          <w:rFonts w:ascii="Calibri" w:eastAsia="Arial" w:hAnsi="Calibri" w:cs="Calibri"/>
        </w:rPr>
        <w:t xml:space="preserve"> toward your add-on protection covers.</w:t>
      </w:r>
    </w:p>
    <w:p w14:paraId="0039336C" w14:textId="09F83B8A" w:rsidR="2F9C4B6E" w:rsidRPr="00C94946" w:rsidRDefault="3CA2EA08" w:rsidP="67BE20C2">
      <w:pPr>
        <w:keepNext/>
        <w:keepLines/>
        <w:spacing w:before="319" w:after="319"/>
        <w:rPr>
          <w:rFonts w:ascii="Calibri" w:eastAsia="Arial" w:hAnsi="Calibri" w:cs="Calibri"/>
          <w:b/>
          <w:bCs/>
        </w:rPr>
      </w:pPr>
      <w:r w:rsidRPr="00C94946">
        <w:rPr>
          <w:rFonts w:ascii="Calibri" w:eastAsia="Arial" w:hAnsi="Calibri" w:cs="Calibri"/>
          <w:b/>
          <w:bCs/>
        </w:rPr>
        <w:t xml:space="preserve">Scenario B: </w:t>
      </w:r>
      <w:r w:rsidR="57C4BC60" w:rsidRPr="00C94946">
        <w:rPr>
          <w:rFonts w:ascii="Calibri" w:eastAsia="Arial" w:hAnsi="Calibri" w:cs="Calibri"/>
          <w:b/>
          <w:bCs/>
        </w:rPr>
        <w:t xml:space="preserve">In case of an unfortunate event </w:t>
      </w:r>
    </w:p>
    <w:p w14:paraId="3D91268B" w14:textId="7B702CB2" w:rsidR="2F9C4B6E" w:rsidRPr="00C94946" w:rsidRDefault="3EB91221" w:rsidP="67BE20C2">
      <w:pPr>
        <w:keepNext/>
        <w:keepLines/>
        <w:spacing w:before="240" w:after="240"/>
        <w:rPr>
          <w:rFonts w:ascii="Calibri" w:hAnsi="Calibri" w:cs="Calibri"/>
        </w:rPr>
      </w:pPr>
      <w:r w:rsidRPr="00C94946">
        <w:rPr>
          <w:rFonts w:ascii="Calibri" w:eastAsia="Arial" w:hAnsi="Calibri" w:cs="Calibri"/>
        </w:rPr>
        <w:t>In case of your unfortunate demise during the policy term:</w:t>
      </w:r>
    </w:p>
    <w:p w14:paraId="4443CE86" w14:textId="24EA8597" w:rsidR="2F9C4B6E" w:rsidRPr="00C94946" w:rsidRDefault="14DE76E6" w:rsidP="67BE20C2">
      <w:pPr>
        <w:pStyle w:val="ListParagraph"/>
        <w:keepNext/>
        <w:keepLines/>
        <w:numPr>
          <w:ilvl w:val="0"/>
          <w:numId w:val="1"/>
        </w:numPr>
        <w:spacing w:before="240" w:after="240"/>
        <w:rPr>
          <w:rFonts w:ascii="Calibri" w:eastAsia="Arial" w:hAnsi="Calibri" w:cs="Calibri"/>
        </w:rPr>
      </w:pPr>
      <w:r w:rsidRPr="00C94946">
        <w:rPr>
          <w:rFonts w:ascii="Calibri" w:eastAsia="Arial" w:hAnsi="Calibri" w:cs="Calibri"/>
        </w:rPr>
        <w:t>Your nominee</w:t>
      </w:r>
      <w:r w:rsidR="3CA2EA08" w:rsidRPr="00C94946">
        <w:rPr>
          <w:rFonts w:ascii="Calibri" w:eastAsia="Arial" w:hAnsi="Calibri" w:cs="Calibri"/>
        </w:rPr>
        <w:t xml:space="preserve"> immediately receives the full </w:t>
      </w:r>
      <w:r w:rsidR="226AC294" w:rsidRPr="00C94946">
        <w:rPr>
          <w:rFonts w:ascii="Calibri" w:eastAsia="Arial" w:hAnsi="Calibri" w:cs="Calibri"/>
        </w:rPr>
        <w:t xml:space="preserve">Policy Benefit </w:t>
      </w:r>
      <w:r w:rsidR="3CA2EA08" w:rsidRPr="00C94946">
        <w:rPr>
          <w:rFonts w:ascii="Calibri" w:eastAsia="Arial" w:hAnsi="Calibri" w:cs="Calibri"/>
        </w:rPr>
        <w:t>amount as a lump sum to secure their future</w:t>
      </w:r>
      <w:r w:rsidR="003607C9" w:rsidRPr="00C94946">
        <w:rPr>
          <w:rFonts w:ascii="Calibri" w:eastAsia="Arial" w:hAnsi="Calibri" w:cs="Calibri"/>
        </w:rPr>
        <w:t xml:space="preserve"> financially</w:t>
      </w:r>
      <w:r w:rsidR="3CA2EA08" w:rsidRPr="00C94946">
        <w:rPr>
          <w:rFonts w:ascii="Calibri" w:eastAsia="Arial" w:hAnsi="Calibri" w:cs="Calibri"/>
        </w:rPr>
        <w:t>, and the policy ends.</w:t>
      </w:r>
    </w:p>
    <w:p w14:paraId="4C813746" w14:textId="3CB25BDC" w:rsidR="67BE20C2" w:rsidRPr="00C94946" w:rsidRDefault="67BE20C2" w:rsidP="67BE20C2">
      <w:pPr>
        <w:spacing w:before="240" w:after="240"/>
        <w:rPr>
          <w:rFonts w:ascii="Calibri" w:eastAsia="Arial" w:hAnsi="Calibri" w:cs="Calibri"/>
        </w:rPr>
      </w:pPr>
    </w:p>
    <w:p w14:paraId="0EC5C192" w14:textId="751C46BD" w:rsidR="1F30B2F3" w:rsidRPr="00C94946" w:rsidRDefault="62E6DB9A" w:rsidP="6C0BF8C5">
      <w:pPr>
        <w:keepNext/>
        <w:keepLines/>
        <w:spacing w:before="160" w:after="80"/>
        <w:rPr>
          <w:rStyle w:val="Heading3Char"/>
          <w:rFonts w:ascii="Calibri" w:eastAsia="Arial" w:hAnsi="Calibri" w:cs="Calibri"/>
        </w:rPr>
      </w:pPr>
      <w:r w:rsidRPr="00C94946">
        <w:rPr>
          <w:rStyle w:val="Heading3Char"/>
          <w:rFonts w:ascii="Calibri" w:eastAsia="Arial" w:hAnsi="Calibri" w:cs="Calibri"/>
        </w:rPr>
        <w:t>Who Should Buy</w:t>
      </w:r>
      <w:r w:rsidR="542BC7D0" w:rsidRPr="00C94946">
        <w:rPr>
          <w:rStyle w:val="Heading3Char"/>
          <w:rFonts w:ascii="Calibri" w:eastAsia="Arial" w:hAnsi="Calibri" w:cs="Calibri"/>
        </w:rPr>
        <w:t xml:space="preserve"> Bajaj </w:t>
      </w:r>
      <w:r w:rsidR="5B569C7F" w:rsidRPr="00C94946">
        <w:rPr>
          <w:rStyle w:val="Heading3Char"/>
          <w:rFonts w:ascii="Calibri" w:eastAsia="Arial" w:hAnsi="Calibri" w:cs="Calibri"/>
        </w:rPr>
        <w:t>Life</w:t>
      </w:r>
      <w:r w:rsidR="4179D89D" w:rsidRPr="00C94946">
        <w:rPr>
          <w:rStyle w:val="Heading3Char"/>
          <w:rFonts w:ascii="Calibri" w:eastAsia="Arial" w:hAnsi="Calibri" w:cs="Calibri"/>
        </w:rPr>
        <w:t xml:space="preserve"> Smart Secure</w:t>
      </w:r>
      <w:r w:rsidR="1F1F61D4" w:rsidRPr="00C94946">
        <w:rPr>
          <w:rStyle w:val="Heading3Char"/>
          <w:rFonts w:ascii="Calibri" w:eastAsia="Arial" w:hAnsi="Calibri" w:cs="Calibri"/>
        </w:rPr>
        <w:t xml:space="preserve"> ROP</w:t>
      </w:r>
      <w:r w:rsidR="646A41AD" w:rsidRPr="00C94946">
        <w:rPr>
          <w:rStyle w:val="Heading3Char"/>
          <w:rFonts w:ascii="Calibri" w:eastAsia="Arial" w:hAnsi="Calibri" w:cs="Calibri"/>
        </w:rPr>
        <w:t>?</w:t>
      </w:r>
    </w:p>
    <w:p w14:paraId="40C35248" w14:textId="261B6C7B" w:rsidR="234F1B3B" w:rsidRPr="00C94946" w:rsidRDefault="628554D6" w:rsidP="52655E6D">
      <w:pPr>
        <w:spacing w:before="240" w:after="240"/>
        <w:rPr>
          <w:rFonts w:ascii="Calibri" w:hAnsi="Calibri" w:cs="Calibri"/>
        </w:rPr>
      </w:pPr>
      <w:r w:rsidRPr="00C94946">
        <w:rPr>
          <w:rFonts w:ascii="Calibri" w:eastAsia="Arial" w:hAnsi="Calibri" w:cs="Calibri"/>
          <w:b/>
          <w:bCs/>
        </w:rPr>
        <w:t>Bajaj Life Smart Secure</w:t>
      </w:r>
      <w:r w:rsidR="1563F209" w:rsidRPr="00C94946">
        <w:rPr>
          <w:rFonts w:ascii="Calibri" w:eastAsia="Arial" w:hAnsi="Calibri" w:cs="Calibri"/>
          <w:b/>
          <w:bCs/>
        </w:rPr>
        <w:t xml:space="preserve"> ROP</w:t>
      </w:r>
      <w:r w:rsidRPr="00C94946">
        <w:rPr>
          <w:rFonts w:ascii="Calibri" w:eastAsia="Arial" w:hAnsi="Calibri" w:cs="Calibri"/>
        </w:rPr>
        <w:t xml:space="preserve"> is designed for individuals who want </w:t>
      </w:r>
      <w:r w:rsidR="2859A169" w:rsidRPr="00C94946">
        <w:rPr>
          <w:rFonts w:ascii="Calibri" w:eastAsia="Arial" w:hAnsi="Calibri" w:cs="Calibri"/>
        </w:rPr>
        <w:t>a comprehensive plan that offers both protection and market linked returns</w:t>
      </w:r>
      <w:r w:rsidRPr="00C94946">
        <w:rPr>
          <w:rFonts w:ascii="Calibri" w:eastAsia="Arial" w:hAnsi="Calibri" w:cs="Calibri"/>
        </w:rPr>
        <w:t xml:space="preserve">. </w:t>
      </w:r>
    </w:p>
    <w:p w14:paraId="12C0EB62" w14:textId="674A1D33" w:rsidR="234F1B3B" w:rsidRPr="00C94946" w:rsidRDefault="628554D6" w:rsidP="52655E6D">
      <w:pPr>
        <w:spacing w:before="240" w:after="240"/>
        <w:rPr>
          <w:rFonts w:ascii="Calibri" w:hAnsi="Calibri" w:cs="Calibri"/>
        </w:rPr>
      </w:pPr>
      <w:r w:rsidRPr="00C94946">
        <w:rPr>
          <w:rFonts w:ascii="Calibri" w:eastAsia="Arial" w:hAnsi="Calibri" w:cs="Calibri"/>
        </w:rPr>
        <w:t xml:space="preserve">If you are looking for </w:t>
      </w:r>
      <w:r w:rsidR="00DCD15A" w:rsidRPr="00C94946">
        <w:rPr>
          <w:rFonts w:ascii="Calibri" w:eastAsia="Arial" w:hAnsi="Calibri" w:cs="Calibri"/>
        </w:rPr>
        <w:t xml:space="preserve">a </w:t>
      </w:r>
      <w:r w:rsidR="003607C9" w:rsidRPr="00C94946">
        <w:rPr>
          <w:rFonts w:ascii="Calibri" w:eastAsia="Arial" w:hAnsi="Calibri" w:cs="Calibri"/>
          <w:b/>
          <w:bCs/>
        </w:rPr>
        <w:t xml:space="preserve">comprehensive plan which provides high </w:t>
      </w:r>
      <w:r w:rsidRPr="00C94946">
        <w:rPr>
          <w:rFonts w:ascii="Calibri" w:eastAsia="Arial" w:hAnsi="Calibri" w:cs="Calibri"/>
          <w:b/>
          <w:bCs/>
        </w:rPr>
        <w:t>life cover</w:t>
      </w:r>
      <w:r w:rsidR="787AE5B4" w:rsidRPr="00C94946">
        <w:rPr>
          <w:rFonts w:ascii="Calibri" w:eastAsia="Arial" w:hAnsi="Calibri" w:cs="Calibri"/>
        </w:rPr>
        <w:t xml:space="preserve">, </w:t>
      </w:r>
      <w:r w:rsidR="787AE5B4" w:rsidRPr="00C94946">
        <w:rPr>
          <w:rFonts w:ascii="Calibri" w:eastAsia="Arial" w:hAnsi="Calibri" w:cs="Calibri"/>
          <w:b/>
          <w:bCs/>
        </w:rPr>
        <w:t>enhanced protection</w:t>
      </w:r>
      <w:r w:rsidR="003607C9" w:rsidRPr="00C94946">
        <w:rPr>
          <w:rFonts w:ascii="Calibri" w:eastAsia="Arial" w:hAnsi="Calibri" w:cs="Calibri"/>
          <w:b/>
          <w:bCs/>
        </w:rPr>
        <w:t xml:space="preserve"> benefits along with </w:t>
      </w:r>
      <w:r w:rsidRPr="00C94946">
        <w:rPr>
          <w:rFonts w:ascii="Calibri" w:eastAsia="Arial" w:hAnsi="Calibri" w:cs="Calibri"/>
          <w:b/>
          <w:bCs/>
        </w:rPr>
        <w:t>market linked returns</w:t>
      </w:r>
      <w:r w:rsidRPr="00C94946">
        <w:rPr>
          <w:rFonts w:ascii="Calibri" w:eastAsia="Arial" w:hAnsi="Calibri" w:cs="Calibri"/>
        </w:rPr>
        <w:t xml:space="preserve"> to grow your wealth</w:t>
      </w:r>
      <w:r w:rsidR="593244B7" w:rsidRPr="00C94946">
        <w:rPr>
          <w:rFonts w:ascii="Calibri" w:eastAsia="Arial" w:hAnsi="Calibri" w:cs="Calibri"/>
        </w:rPr>
        <w:t xml:space="preserve">, </w:t>
      </w:r>
      <w:r w:rsidRPr="00C94946">
        <w:rPr>
          <w:rFonts w:ascii="Calibri" w:eastAsia="Arial" w:hAnsi="Calibri" w:cs="Calibri"/>
        </w:rPr>
        <w:t xml:space="preserve">then </w:t>
      </w:r>
      <w:r w:rsidRPr="00C94946">
        <w:rPr>
          <w:rFonts w:ascii="Calibri" w:eastAsia="Arial" w:hAnsi="Calibri" w:cs="Calibri"/>
          <w:b/>
          <w:bCs/>
        </w:rPr>
        <w:t xml:space="preserve">Bajaj Life Smart Secure </w:t>
      </w:r>
      <w:r w:rsidR="10C4EB8A" w:rsidRPr="00C94946">
        <w:rPr>
          <w:rFonts w:ascii="Calibri" w:eastAsia="Arial" w:hAnsi="Calibri" w:cs="Calibri"/>
          <w:b/>
          <w:bCs/>
        </w:rPr>
        <w:t xml:space="preserve">ROP </w:t>
      </w:r>
      <w:r w:rsidRPr="00C94946">
        <w:rPr>
          <w:rFonts w:ascii="Calibri" w:eastAsia="Arial" w:hAnsi="Calibri" w:cs="Calibri"/>
        </w:rPr>
        <w:t xml:space="preserve">is </w:t>
      </w:r>
      <w:r w:rsidR="003607C9" w:rsidRPr="00C94946">
        <w:rPr>
          <w:rFonts w:ascii="Calibri" w:eastAsia="Arial" w:hAnsi="Calibri" w:cs="Calibri"/>
        </w:rPr>
        <w:t xml:space="preserve">tailored </w:t>
      </w:r>
      <w:r w:rsidRPr="00C94946">
        <w:rPr>
          <w:rFonts w:ascii="Calibri" w:eastAsia="Arial" w:hAnsi="Calibri" w:cs="Calibri"/>
        </w:rPr>
        <w:t>for you</w:t>
      </w:r>
      <w:r w:rsidR="003607C9" w:rsidRPr="00C94946">
        <w:rPr>
          <w:rFonts w:ascii="Calibri" w:eastAsia="Arial" w:hAnsi="Calibri" w:cs="Calibri"/>
        </w:rPr>
        <w:t>r needs</w:t>
      </w:r>
      <w:r w:rsidRPr="00C94946">
        <w:rPr>
          <w:rFonts w:ascii="Calibri" w:eastAsia="Arial" w:hAnsi="Calibri" w:cs="Calibri"/>
        </w:rPr>
        <w:t>.</w:t>
      </w:r>
    </w:p>
    <w:p w14:paraId="3AAB4EFA" w14:textId="7ABED570" w:rsidR="234F1B3B" w:rsidRPr="00C94946" w:rsidRDefault="093395C1" w:rsidP="52655E6D">
      <w:pPr>
        <w:spacing w:before="240" w:after="240"/>
        <w:rPr>
          <w:rFonts w:ascii="Calibri" w:hAnsi="Calibri" w:cs="Calibri"/>
        </w:rPr>
      </w:pPr>
      <w:r w:rsidRPr="00C94946">
        <w:rPr>
          <w:rFonts w:ascii="Calibri" w:eastAsia="Arial" w:hAnsi="Calibri" w:cs="Calibri"/>
        </w:rPr>
        <w:t>This plan is ideal for:</w:t>
      </w:r>
    </w:p>
    <w:p w14:paraId="21164183" w14:textId="59752D88" w:rsidR="234F1B3B" w:rsidRPr="00C94946" w:rsidRDefault="416E6B63" w:rsidP="52655E6D">
      <w:pPr>
        <w:spacing w:before="240" w:after="240"/>
        <w:rPr>
          <w:rFonts w:ascii="Calibri" w:hAnsi="Calibri" w:cs="Calibri"/>
        </w:rPr>
      </w:pPr>
      <w:r w:rsidRPr="00C94946">
        <w:rPr>
          <w:rFonts w:ascii="Calibri" w:hAnsi="Calibri" w:cs="Calibri"/>
          <w:noProof/>
          <w:lang w:val="en-IN" w:eastAsia="en-IN"/>
        </w:rPr>
        <w:lastRenderedPageBreak/>
        <w:drawing>
          <wp:inline distT="0" distB="0" distL="0" distR="0" wp14:anchorId="53720135" wp14:editId="5E4275FA">
            <wp:extent cx="6028345" cy="3543300"/>
            <wp:effectExtent l="0" t="0" r="0" b="0"/>
            <wp:docPr id="1057070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70531" name="Picture 1057070531"/>
                    <pic:cNvPicPr/>
                  </pic:nvPicPr>
                  <pic:blipFill>
                    <a:blip r:embed="rId14">
                      <a:extLst>
                        <a:ext uri="{28A0092B-C50C-407E-A947-70E740481C1C}">
                          <a14:useLocalDpi xmlns:a14="http://schemas.microsoft.com/office/drawing/2010/main"/>
                        </a:ext>
                      </a:extLst>
                    </a:blip>
                    <a:srcRect b="11834"/>
                    <a:stretch>
                      <a:fillRect/>
                    </a:stretch>
                  </pic:blipFill>
                  <pic:spPr>
                    <a:xfrm>
                      <a:off x="0" y="0"/>
                      <a:ext cx="6035538" cy="3547528"/>
                    </a:xfrm>
                    <a:prstGeom prst="rect">
                      <a:avLst/>
                    </a:prstGeom>
                  </pic:spPr>
                </pic:pic>
              </a:graphicData>
            </a:graphic>
          </wp:inline>
        </w:drawing>
      </w:r>
    </w:p>
    <w:p w14:paraId="543A7067" w14:textId="2C9ECB89" w:rsidR="234F1B3B" w:rsidRPr="00C94946" w:rsidRDefault="628554D6" w:rsidP="6C0BF8C5">
      <w:pPr>
        <w:spacing w:before="240" w:after="240"/>
        <w:rPr>
          <w:rFonts w:ascii="Calibri" w:hAnsi="Calibri" w:cs="Calibri"/>
        </w:rPr>
      </w:pPr>
      <w:r w:rsidRPr="00C94946">
        <w:rPr>
          <w:rFonts w:ascii="Calibri" w:eastAsia="Arial" w:hAnsi="Calibri" w:cs="Calibri"/>
          <w:b/>
          <w:bCs/>
        </w:rPr>
        <w:t>Bajaj Life Smart Secure</w:t>
      </w:r>
      <w:r w:rsidRPr="00C94946">
        <w:rPr>
          <w:rFonts w:ascii="Calibri" w:eastAsia="Arial" w:hAnsi="Calibri" w:cs="Calibri"/>
        </w:rPr>
        <w:t xml:space="preserve"> </w:t>
      </w:r>
      <w:r w:rsidR="73745060" w:rsidRPr="00C94946">
        <w:rPr>
          <w:rFonts w:ascii="Calibri" w:eastAsia="Arial" w:hAnsi="Calibri" w:cs="Calibri"/>
          <w:b/>
          <w:bCs/>
        </w:rPr>
        <w:t xml:space="preserve">ROP </w:t>
      </w:r>
      <w:r w:rsidRPr="00C94946">
        <w:rPr>
          <w:rFonts w:ascii="Calibri" w:eastAsia="Arial" w:hAnsi="Calibri" w:cs="Calibri"/>
        </w:rPr>
        <w:t xml:space="preserve">gives you the </w:t>
      </w:r>
      <w:r w:rsidR="0E659D76" w:rsidRPr="00C94946">
        <w:rPr>
          <w:rFonts w:ascii="Calibri" w:eastAsia="Arial" w:hAnsi="Calibri" w:cs="Calibri"/>
          <w:b/>
          <w:bCs/>
        </w:rPr>
        <w:t>blend</w:t>
      </w:r>
      <w:r w:rsidRPr="00C94946">
        <w:rPr>
          <w:rFonts w:ascii="Calibri" w:eastAsia="Arial" w:hAnsi="Calibri" w:cs="Calibri"/>
        </w:rPr>
        <w:t xml:space="preserve"> of both</w:t>
      </w:r>
      <w:r w:rsidR="61E3AD3C" w:rsidRPr="00C94946">
        <w:rPr>
          <w:rFonts w:ascii="Calibri" w:eastAsia="Arial" w:hAnsi="Calibri" w:cs="Calibri"/>
        </w:rPr>
        <w:t xml:space="preserve"> Term Life Insurance + Market Linked Returns</w:t>
      </w:r>
      <w:r w:rsidRPr="00C94946">
        <w:rPr>
          <w:rFonts w:ascii="Calibri" w:eastAsia="Arial" w:hAnsi="Calibri" w:cs="Calibri"/>
        </w:rPr>
        <w:t xml:space="preserve">, with enhanced benefits that make it a truly comprehensive </w:t>
      </w:r>
      <w:r w:rsidR="003A610E" w:rsidRPr="00C94946">
        <w:rPr>
          <w:rFonts w:ascii="Calibri" w:eastAsia="Arial" w:hAnsi="Calibri" w:cs="Calibri"/>
        </w:rPr>
        <w:t xml:space="preserve">life insurance </w:t>
      </w:r>
      <w:r w:rsidRPr="00C94946">
        <w:rPr>
          <w:rFonts w:ascii="Calibri" w:eastAsia="Arial" w:hAnsi="Calibri" w:cs="Calibri"/>
        </w:rPr>
        <w:t>solution.</w:t>
      </w:r>
    </w:p>
    <w:p w14:paraId="3FC809D8" w14:textId="76E52910" w:rsidR="234F1B3B" w:rsidRPr="00C94946" w:rsidRDefault="234F1B3B" w:rsidP="36DFD649">
      <w:pPr>
        <w:rPr>
          <w:rFonts w:ascii="Calibri" w:hAnsi="Calibri" w:cs="Calibri"/>
        </w:rPr>
      </w:pPr>
    </w:p>
    <w:p w14:paraId="0EB94C24" w14:textId="4DD24532" w:rsidR="00EC5B0F" w:rsidRPr="00C94946" w:rsidRDefault="35CE2436" w:rsidP="2F9C4B6E">
      <w:pPr>
        <w:pStyle w:val="Heading3"/>
        <w:rPr>
          <w:rFonts w:ascii="Calibri" w:eastAsia="Arial" w:hAnsi="Calibri" w:cs="Calibri"/>
        </w:rPr>
      </w:pPr>
      <w:commentRangeStart w:id="40"/>
      <w:commentRangeStart w:id="41"/>
      <w:r w:rsidRPr="00C94946">
        <w:rPr>
          <w:rFonts w:ascii="Calibri" w:eastAsia="Arial" w:hAnsi="Calibri" w:cs="Calibri"/>
        </w:rPr>
        <w:t>How to Intimate a Claim?</w:t>
      </w:r>
      <w:commentRangeEnd w:id="40"/>
      <w:r w:rsidR="00950C25" w:rsidRPr="00C94946">
        <w:rPr>
          <w:rStyle w:val="CommentReference"/>
          <w:rFonts w:ascii="Calibri" w:eastAsia="Arial" w:hAnsi="Calibri" w:cs="Calibri"/>
          <w:sz w:val="28"/>
          <w:szCs w:val="28"/>
        </w:rPr>
        <w:commentReference w:id="40"/>
      </w:r>
      <w:commentRangeEnd w:id="41"/>
      <w:r w:rsidR="006B2FFF">
        <w:rPr>
          <w:rStyle w:val="CommentReference"/>
          <w:rFonts w:eastAsiaTheme="minorEastAsia" w:cstheme="minorBidi"/>
          <w:color w:val="auto"/>
        </w:rPr>
        <w:commentReference w:id="41"/>
      </w:r>
    </w:p>
    <w:p w14:paraId="33523A32" w14:textId="67C9F798" w:rsidR="00EC5B0F" w:rsidRPr="00C94946" w:rsidRDefault="155F89AA" w:rsidP="2F9C4B6E">
      <w:pPr>
        <w:spacing w:before="240" w:after="240"/>
        <w:rPr>
          <w:rFonts w:ascii="Calibri" w:eastAsia="Arial" w:hAnsi="Calibri" w:cs="Calibri"/>
          <w:b/>
          <w:bCs/>
          <w:color w:val="000000" w:themeColor="text1"/>
        </w:rPr>
      </w:pPr>
      <w:r w:rsidRPr="00C94946">
        <w:rPr>
          <w:rFonts w:ascii="Calibri" w:eastAsia="Arial" w:hAnsi="Calibri" w:cs="Calibri"/>
        </w:rPr>
        <w:t>We have made the claim intimation process simple and accessible, so you can reach us through whichever mode is most convenient:</w:t>
      </w:r>
      <w:r w:rsidR="31EF8AE8" w:rsidRPr="00C94946">
        <w:rPr>
          <w:rFonts w:ascii="Calibri" w:eastAsia="Arial" w:hAnsi="Calibri" w:cs="Calibri"/>
          <w:b/>
          <w:bCs/>
          <w:color w:val="000000" w:themeColor="text1"/>
        </w:rPr>
        <w:t xml:space="preserve"> </w:t>
      </w:r>
    </w:p>
    <w:p w14:paraId="1FCC280C" w14:textId="340AF3AB" w:rsidR="00EC5B0F" w:rsidRPr="00C94946" w:rsidRDefault="35CE2436" w:rsidP="00D2488D">
      <w:pPr>
        <w:pStyle w:val="ListParagraph"/>
        <w:numPr>
          <w:ilvl w:val="0"/>
          <w:numId w:val="7"/>
        </w:numPr>
        <w:spacing w:before="240" w:after="240"/>
        <w:rPr>
          <w:rFonts w:ascii="Calibri" w:eastAsia="Arial" w:hAnsi="Calibri" w:cs="Calibri"/>
          <w:b/>
          <w:bCs/>
          <w:color w:val="000000" w:themeColor="text1"/>
        </w:rPr>
      </w:pPr>
      <w:r w:rsidRPr="00C94946">
        <w:rPr>
          <w:rFonts w:ascii="Calibri" w:eastAsia="Arial" w:hAnsi="Calibri" w:cs="Calibri"/>
          <w:b/>
          <w:bCs/>
          <w:color w:val="000000" w:themeColor="text1"/>
        </w:rPr>
        <w:t>Bajaj Life Insurance app</w:t>
      </w:r>
    </w:p>
    <w:p w14:paraId="4DD395DE" w14:textId="2F48C495" w:rsidR="00EC5B0F" w:rsidRPr="00C94946" w:rsidRDefault="58117104" w:rsidP="00D2488D">
      <w:pPr>
        <w:pStyle w:val="ListParagraph"/>
        <w:numPr>
          <w:ilvl w:val="0"/>
          <w:numId w:val="7"/>
        </w:numPr>
        <w:spacing w:before="240" w:after="240"/>
        <w:rPr>
          <w:rFonts w:ascii="Calibri" w:eastAsia="Arial" w:hAnsi="Calibri" w:cs="Calibri"/>
          <w:b/>
          <w:bCs/>
          <w:color w:val="000000" w:themeColor="text1"/>
        </w:rPr>
      </w:pPr>
      <w:r w:rsidRPr="00C94946">
        <w:rPr>
          <w:rFonts w:ascii="Calibri" w:eastAsia="Arial" w:hAnsi="Calibri" w:cs="Calibri"/>
          <w:b/>
          <w:bCs/>
          <w:color w:val="000000" w:themeColor="text1"/>
        </w:rPr>
        <w:t>Company W</w:t>
      </w:r>
      <w:r w:rsidR="35CE2436" w:rsidRPr="00C94946">
        <w:rPr>
          <w:rFonts w:ascii="Calibri" w:eastAsia="Arial" w:hAnsi="Calibri" w:cs="Calibri"/>
          <w:b/>
          <w:bCs/>
          <w:color w:val="000000" w:themeColor="text1"/>
        </w:rPr>
        <w:t>ebsite</w:t>
      </w:r>
    </w:p>
    <w:p w14:paraId="1D9E2F91" w14:textId="6A5CFB91" w:rsidR="38606A6C" w:rsidRPr="00C94946" w:rsidRDefault="38606A6C" w:rsidP="00D2488D">
      <w:pPr>
        <w:pStyle w:val="ListParagraph"/>
        <w:numPr>
          <w:ilvl w:val="0"/>
          <w:numId w:val="7"/>
        </w:numPr>
        <w:spacing w:before="240" w:after="240"/>
        <w:rPr>
          <w:rFonts w:ascii="Calibri" w:eastAsia="Arial" w:hAnsi="Calibri" w:cs="Calibri"/>
          <w:b/>
          <w:bCs/>
          <w:color w:val="000000" w:themeColor="text1"/>
        </w:rPr>
      </w:pPr>
      <w:r w:rsidRPr="00C94946">
        <w:rPr>
          <w:rFonts w:ascii="Calibri" w:eastAsia="Arial" w:hAnsi="Calibri" w:cs="Calibri"/>
          <w:b/>
          <w:bCs/>
          <w:color w:val="000000" w:themeColor="text1"/>
        </w:rPr>
        <w:t>Branch Office</w:t>
      </w:r>
    </w:p>
    <w:p w14:paraId="64BB7279" w14:textId="2A251C85" w:rsidR="72933208" w:rsidRPr="00C94946" w:rsidRDefault="72933208" w:rsidP="38D6918C">
      <w:pPr>
        <w:spacing w:before="240" w:after="240"/>
        <w:rPr>
          <w:rFonts w:ascii="Calibri" w:eastAsia="Arial" w:hAnsi="Calibri" w:cs="Calibri"/>
          <w:color w:val="000000" w:themeColor="text1"/>
        </w:rPr>
      </w:pPr>
      <w:r w:rsidRPr="00C94946">
        <w:rPr>
          <w:rFonts w:ascii="Calibri" w:eastAsia="Arial" w:hAnsi="Calibri" w:cs="Calibri"/>
          <w:color w:val="000000" w:themeColor="text1"/>
        </w:rPr>
        <w:t xml:space="preserve">Check out our </w:t>
      </w:r>
      <w:hyperlink r:id="rId15">
        <w:r w:rsidR="6BBC0636" w:rsidRPr="00C94946">
          <w:rPr>
            <w:rStyle w:val="Hyperlink"/>
            <w:rFonts w:ascii="Calibri" w:eastAsia="Arial" w:hAnsi="Calibri" w:cs="Calibri"/>
            <w:b/>
            <w:bCs/>
          </w:rPr>
          <w:t>C</w:t>
        </w:r>
      </w:hyperlink>
      <w:hyperlink r:id="rId16">
        <w:r w:rsidRPr="00C94946">
          <w:rPr>
            <w:rStyle w:val="Hyperlink"/>
            <w:rFonts w:ascii="Calibri" w:eastAsia="Arial" w:hAnsi="Calibri" w:cs="Calibri"/>
            <w:b/>
            <w:bCs/>
          </w:rPr>
          <w:t xml:space="preserve">laim </w:t>
        </w:r>
        <w:r w:rsidR="6FC05926" w:rsidRPr="00C94946">
          <w:rPr>
            <w:rStyle w:val="Hyperlink"/>
            <w:rFonts w:ascii="Calibri" w:eastAsia="Arial" w:hAnsi="Calibri" w:cs="Calibri"/>
            <w:b/>
            <w:bCs/>
          </w:rPr>
          <w:t>S</w:t>
        </w:r>
        <w:r w:rsidRPr="00C94946">
          <w:rPr>
            <w:rStyle w:val="Hyperlink"/>
            <w:rFonts w:ascii="Calibri" w:eastAsia="Arial" w:hAnsi="Calibri" w:cs="Calibri"/>
            <w:b/>
            <w:bCs/>
          </w:rPr>
          <w:t>ection</w:t>
        </w:r>
      </w:hyperlink>
      <w:r w:rsidRPr="00C94946">
        <w:rPr>
          <w:rFonts w:ascii="Calibri" w:eastAsia="Arial" w:hAnsi="Calibri" w:cs="Calibri"/>
          <w:color w:val="000000" w:themeColor="text1"/>
        </w:rPr>
        <w:t xml:space="preserve"> to learn more about claim process and documents</w:t>
      </w:r>
      <w:r w:rsidR="2BE26AA3" w:rsidRPr="00C94946">
        <w:rPr>
          <w:rFonts w:ascii="Calibri" w:eastAsia="Arial" w:hAnsi="Calibri" w:cs="Calibri"/>
          <w:color w:val="000000" w:themeColor="text1"/>
        </w:rPr>
        <w:t xml:space="preserve"> requirements</w:t>
      </w:r>
      <w:r w:rsidRPr="00C94946">
        <w:rPr>
          <w:rFonts w:ascii="Calibri" w:eastAsia="Arial" w:hAnsi="Calibri" w:cs="Calibri"/>
          <w:color w:val="000000" w:themeColor="text1"/>
        </w:rPr>
        <w:t>.</w:t>
      </w:r>
    </w:p>
    <w:p w14:paraId="6E498E6E" w14:textId="7EE85F34" w:rsidR="38D6918C" w:rsidRPr="00C94946" w:rsidRDefault="0FE1D473" w:rsidP="0FB2EDA0">
      <w:pPr>
        <w:pStyle w:val="Heading3"/>
        <w:rPr>
          <w:rFonts w:ascii="Calibri" w:eastAsia="Arial" w:hAnsi="Calibri" w:cs="Calibri"/>
          <w:color w:val="155F81"/>
        </w:rPr>
      </w:pPr>
      <w:r w:rsidRPr="00C94946">
        <w:rPr>
          <w:rFonts w:ascii="Calibri" w:eastAsia="Arial" w:hAnsi="Calibri" w:cs="Calibri"/>
          <w:color w:val="155F81"/>
          <w:lang w:val="en-IN"/>
        </w:rPr>
        <w:t xml:space="preserve">Documents Required </w:t>
      </w:r>
    </w:p>
    <w:p w14:paraId="4EDEF547" w14:textId="4A916B92" w:rsidR="38D6918C" w:rsidRPr="00C94946" w:rsidRDefault="2ABAC5D0" w:rsidP="6C0BF8C5">
      <w:pPr>
        <w:keepNext/>
        <w:keepLines/>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To Purchase </w:t>
      </w:r>
      <w:r w:rsidRPr="00C94946">
        <w:rPr>
          <w:rFonts w:ascii="Calibri" w:eastAsia="Arial" w:hAnsi="Calibri" w:cs="Calibri"/>
          <w:b/>
          <w:bCs/>
          <w:color w:val="000000" w:themeColor="text1"/>
          <w:lang w:val="en-IN"/>
        </w:rPr>
        <w:t xml:space="preserve">Bajaj Life </w:t>
      </w:r>
      <w:r w:rsidR="082B72A7" w:rsidRPr="00C94946">
        <w:rPr>
          <w:rFonts w:ascii="Calibri" w:eastAsia="Arial" w:hAnsi="Calibri" w:cs="Calibri"/>
          <w:b/>
          <w:bCs/>
          <w:color w:val="000000" w:themeColor="text1"/>
          <w:lang w:val="en-IN"/>
        </w:rPr>
        <w:t>Smart Secure</w:t>
      </w:r>
      <w:r w:rsidR="0E0ECA28" w:rsidRPr="00C94946">
        <w:rPr>
          <w:rFonts w:ascii="Calibri" w:eastAsia="Arial" w:hAnsi="Calibri" w:cs="Calibri"/>
          <w:b/>
          <w:bCs/>
          <w:color w:val="000000" w:themeColor="text1"/>
          <w:lang w:val="en-IN"/>
        </w:rPr>
        <w:t xml:space="preserve"> ROP</w:t>
      </w:r>
      <w:r w:rsidRPr="00C94946">
        <w:rPr>
          <w:rFonts w:ascii="Calibri" w:eastAsia="Arial" w:hAnsi="Calibri" w:cs="Calibri"/>
          <w:b/>
          <w:bCs/>
          <w:color w:val="000000" w:themeColor="text1"/>
          <w:lang w:val="en-IN"/>
        </w:rPr>
        <w:t xml:space="preserve">, </w:t>
      </w:r>
      <w:r w:rsidRPr="00C94946">
        <w:rPr>
          <w:rFonts w:ascii="Calibri" w:eastAsia="Arial" w:hAnsi="Calibri" w:cs="Calibri"/>
          <w:color w:val="000000" w:themeColor="text1"/>
          <w:lang w:val="en-IN"/>
        </w:rPr>
        <w:t>you typically need:</w:t>
      </w:r>
    </w:p>
    <w:p w14:paraId="4B1BF430" w14:textId="6BF19532" w:rsidR="38D6918C" w:rsidRPr="00C94946" w:rsidRDefault="0FE1D473" w:rsidP="0FB2EDA0">
      <w:pPr>
        <w:spacing w:before="240" w:after="240"/>
        <w:rPr>
          <w:rFonts w:ascii="Calibri" w:eastAsia="Arial" w:hAnsi="Calibri" w:cs="Calibri"/>
          <w:color w:val="000000" w:themeColor="text1"/>
        </w:rPr>
      </w:pPr>
      <w:r w:rsidRPr="00C94946">
        <w:rPr>
          <w:rFonts w:ascii="Calibri" w:eastAsia="Arial" w:hAnsi="Calibri" w:cs="Calibri"/>
          <w:b/>
          <w:bCs/>
          <w:color w:val="000000" w:themeColor="text1"/>
          <w:lang w:val="en-IN"/>
        </w:rPr>
        <w:t>Identity Proof (any one of them)</w:t>
      </w:r>
    </w:p>
    <w:p w14:paraId="60A75E15" w14:textId="066311D2" w:rsidR="38D6918C" w:rsidRPr="00C94946" w:rsidRDefault="0FE1D473" w:rsidP="00D2488D">
      <w:pPr>
        <w:pStyle w:val="ListParagraph"/>
        <w:numPr>
          <w:ilvl w:val="0"/>
          <w:numId w:val="6"/>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PAN Card </w:t>
      </w:r>
    </w:p>
    <w:p w14:paraId="25E33DB7" w14:textId="60C36F01" w:rsidR="38D6918C" w:rsidRPr="00C94946" w:rsidRDefault="0FE1D473" w:rsidP="00D2488D">
      <w:pPr>
        <w:pStyle w:val="ListParagraph"/>
        <w:numPr>
          <w:ilvl w:val="0"/>
          <w:numId w:val="6"/>
        </w:numPr>
        <w:spacing w:before="240" w:after="240"/>
        <w:rPr>
          <w:rFonts w:ascii="Calibri" w:eastAsia="Arial" w:hAnsi="Calibri" w:cs="Calibri"/>
          <w:color w:val="000000" w:themeColor="text1"/>
        </w:rPr>
      </w:pPr>
      <w:proofErr w:type="spellStart"/>
      <w:r w:rsidRPr="00C94946">
        <w:rPr>
          <w:rFonts w:ascii="Calibri" w:eastAsia="Arial" w:hAnsi="Calibri" w:cs="Calibri"/>
          <w:color w:val="000000" w:themeColor="text1"/>
          <w:lang w:val="en-IN"/>
        </w:rPr>
        <w:lastRenderedPageBreak/>
        <w:t>Aadhaar</w:t>
      </w:r>
      <w:proofErr w:type="spellEnd"/>
      <w:r w:rsidRPr="00C94946">
        <w:rPr>
          <w:rFonts w:ascii="Calibri" w:eastAsia="Arial" w:hAnsi="Calibri" w:cs="Calibri"/>
          <w:color w:val="000000" w:themeColor="text1"/>
          <w:lang w:val="en-IN"/>
        </w:rPr>
        <w:t xml:space="preserve"> Card </w:t>
      </w:r>
    </w:p>
    <w:p w14:paraId="19DD9555" w14:textId="061E1EE3" w:rsidR="38D6918C" w:rsidRPr="00C94946" w:rsidRDefault="0FE1D473" w:rsidP="00D2488D">
      <w:pPr>
        <w:pStyle w:val="ListParagraph"/>
        <w:numPr>
          <w:ilvl w:val="0"/>
          <w:numId w:val="6"/>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Passport / Voter ID </w:t>
      </w:r>
    </w:p>
    <w:p w14:paraId="670B6D50" w14:textId="10319970" w:rsidR="38D6918C" w:rsidRPr="00C94946" w:rsidRDefault="0FE1D473" w:rsidP="00D2488D">
      <w:pPr>
        <w:pStyle w:val="ListParagraph"/>
        <w:numPr>
          <w:ilvl w:val="0"/>
          <w:numId w:val="6"/>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Address Proof (any one of them)</w:t>
      </w:r>
    </w:p>
    <w:p w14:paraId="137E2E6F" w14:textId="41594C03" w:rsidR="38D6918C" w:rsidRPr="00C94946" w:rsidRDefault="0FE1D473" w:rsidP="00D2488D">
      <w:pPr>
        <w:pStyle w:val="ListParagraph"/>
        <w:numPr>
          <w:ilvl w:val="0"/>
          <w:numId w:val="6"/>
        </w:numPr>
        <w:spacing w:before="240" w:after="240"/>
        <w:rPr>
          <w:rFonts w:ascii="Calibri" w:eastAsia="Arial" w:hAnsi="Calibri" w:cs="Calibri"/>
          <w:color w:val="000000" w:themeColor="text1"/>
        </w:rPr>
      </w:pPr>
      <w:proofErr w:type="spellStart"/>
      <w:r w:rsidRPr="00C94946">
        <w:rPr>
          <w:rFonts w:ascii="Calibri" w:eastAsia="Arial" w:hAnsi="Calibri" w:cs="Calibri"/>
          <w:color w:val="000000" w:themeColor="text1"/>
          <w:lang w:val="en-IN"/>
        </w:rPr>
        <w:t>Aadhaar</w:t>
      </w:r>
      <w:proofErr w:type="spellEnd"/>
      <w:r w:rsidRPr="00C94946">
        <w:rPr>
          <w:rFonts w:ascii="Calibri" w:eastAsia="Arial" w:hAnsi="Calibri" w:cs="Calibri"/>
          <w:color w:val="000000" w:themeColor="text1"/>
          <w:lang w:val="en-IN"/>
        </w:rPr>
        <w:t xml:space="preserve"> Card </w:t>
      </w:r>
    </w:p>
    <w:p w14:paraId="1241AB75" w14:textId="0B4DB585" w:rsidR="38D6918C" w:rsidRPr="00C94946" w:rsidRDefault="0FE1D473" w:rsidP="00D2488D">
      <w:pPr>
        <w:pStyle w:val="ListParagraph"/>
        <w:numPr>
          <w:ilvl w:val="0"/>
          <w:numId w:val="6"/>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Utility Bills </w:t>
      </w:r>
    </w:p>
    <w:p w14:paraId="419E4546" w14:textId="67F2AD08" w:rsidR="38D6918C" w:rsidRPr="00C94946" w:rsidRDefault="0FE1D473" w:rsidP="00D2488D">
      <w:pPr>
        <w:pStyle w:val="ListParagraph"/>
        <w:numPr>
          <w:ilvl w:val="0"/>
          <w:numId w:val="6"/>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Passport </w:t>
      </w:r>
      <w:r w:rsidRPr="00C94946">
        <w:rPr>
          <w:rFonts w:ascii="Calibri" w:hAnsi="Calibri" w:cs="Calibri"/>
          <w:noProof/>
          <w:lang w:val="en-IN" w:eastAsia="en-IN"/>
        </w:rPr>
        <w:drawing>
          <wp:inline distT="0" distB="0" distL="0" distR="0" wp14:anchorId="222D46F7" wp14:editId="614099DB">
            <wp:extent cx="9525" cy="9525"/>
            <wp:effectExtent l="0" t="0" r="0" b="0"/>
            <wp:docPr id="1707851624"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51624" name="Picture 1707851624"/>
                    <pic:cNvPicPr/>
                  </pic:nvPicPr>
                  <pic:blipFill>
                    <a:blip r:embed="rId17">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0DEFF821" w14:textId="7B5E0790" w:rsidR="38D6918C" w:rsidRPr="00C94946" w:rsidRDefault="0FE1D473" w:rsidP="0FB2EDA0">
      <w:pPr>
        <w:spacing w:before="240" w:after="240"/>
        <w:rPr>
          <w:rFonts w:ascii="Calibri" w:eastAsia="Arial" w:hAnsi="Calibri" w:cs="Calibri"/>
          <w:color w:val="000000" w:themeColor="text1"/>
        </w:rPr>
      </w:pPr>
      <w:r w:rsidRPr="00C94946">
        <w:rPr>
          <w:rFonts w:ascii="Calibri" w:eastAsia="Arial" w:hAnsi="Calibri" w:cs="Calibri"/>
          <w:b/>
          <w:bCs/>
          <w:color w:val="000000" w:themeColor="text1"/>
          <w:lang w:val="en-IN"/>
        </w:rPr>
        <w:t>Income Proof (any one of them)</w:t>
      </w:r>
    </w:p>
    <w:p w14:paraId="75B0B50D" w14:textId="114F2006" w:rsidR="38D6918C" w:rsidRPr="00C94946" w:rsidRDefault="0FE1D473" w:rsidP="00D2488D">
      <w:pPr>
        <w:pStyle w:val="ListParagraph"/>
        <w:numPr>
          <w:ilvl w:val="0"/>
          <w:numId w:val="5"/>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Salary slips </w:t>
      </w:r>
    </w:p>
    <w:p w14:paraId="17A79F71" w14:textId="679667F0" w:rsidR="38D6918C" w:rsidRPr="00C94946" w:rsidRDefault="0FE1D473" w:rsidP="00D2488D">
      <w:pPr>
        <w:pStyle w:val="ListParagraph"/>
        <w:numPr>
          <w:ilvl w:val="0"/>
          <w:numId w:val="5"/>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Bank statements </w:t>
      </w:r>
    </w:p>
    <w:p w14:paraId="63824998" w14:textId="6BF8F6AD" w:rsidR="38D6918C" w:rsidRPr="00C94946" w:rsidRDefault="0FE1D473" w:rsidP="00D2488D">
      <w:pPr>
        <w:pStyle w:val="ListParagraph"/>
        <w:numPr>
          <w:ilvl w:val="0"/>
          <w:numId w:val="5"/>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Income Tax Returns </w:t>
      </w:r>
    </w:p>
    <w:p w14:paraId="4C9AC84A" w14:textId="16145163" w:rsidR="38D6918C" w:rsidRPr="00C94946" w:rsidRDefault="0FE1D473" w:rsidP="0FB2EDA0">
      <w:pPr>
        <w:spacing w:before="240" w:after="240"/>
        <w:rPr>
          <w:rFonts w:ascii="Calibri" w:eastAsia="Arial" w:hAnsi="Calibri" w:cs="Calibri"/>
          <w:color w:val="000000" w:themeColor="text1"/>
        </w:rPr>
      </w:pPr>
      <w:r w:rsidRPr="00C94946">
        <w:rPr>
          <w:rFonts w:ascii="Calibri" w:hAnsi="Calibri" w:cs="Calibri"/>
          <w:noProof/>
          <w:lang w:val="en-IN" w:eastAsia="en-IN"/>
        </w:rPr>
        <w:drawing>
          <wp:inline distT="0" distB="0" distL="0" distR="0" wp14:anchorId="5E012729" wp14:editId="14F58535">
            <wp:extent cx="9525" cy="9525"/>
            <wp:effectExtent l="0" t="0" r="0" b="0"/>
            <wp:docPr id="1067225283"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25283" name="Picture 1067225283"/>
                    <pic:cNvPicPr/>
                  </pic:nvPicPr>
                  <pic:blipFill>
                    <a:blip r:embed="rId17">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2A8147AA" w14:textId="4BB3E399" w:rsidR="38D6918C" w:rsidRPr="00C94946" w:rsidRDefault="0FE1D473" w:rsidP="0FB2EDA0">
      <w:pPr>
        <w:spacing w:before="240" w:after="240"/>
        <w:rPr>
          <w:rFonts w:ascii="Calibri" w:eastAsia="Arial" w:hAnsi="Calibri" w:cs="Calibri"/>
          <w:color w:val="000000" w:themeColor="text1"/>
        </w:rPr>
      </w:pPr>
      <w:r w:rsidRPr="00C94946">
        <w:rPr>
          <w:rFonts w:ascii="Calibri" w:eastAsia="Arial" w:hAnsi="Calibri" w:cs="Calibri"/>
          <w:b/>
          <w:bCs/>
          <w:color w:val="000000" w:themeColor="text1"/>
          <w:lang w:val="en-IN"/>
        </w:rPr>
        <w:t>Age Proof (any one of them)</w:t>
      </w:r>
    </w:p>
    <w:p w14:paraId="2867C1B6" w14:textId="0B8E8021" w:rsidR="38D6918C" w:rsidRPr="00C94946" w:rsidRDefault="0FE1D473" w:rsidP="00D2488D">
      <w:pPr>
        <w:pStyle w:val="ListParagraph"/>
        <w:numPr>
          <w:ilvl w:val="0"/>
          <w:numId w:val="4"/>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Birth certificate </w:t>
      </w:r>
    </w:p>
    <w:p w14:paraId="42EDD2C0" w14:textId="1945FDF4" w:rsidR="38D6918C" w:rsidRPr="00C94946" w:rsidRDefault="0FE1D473" w:rsidP="00D2488D">
      <w:pPr>
        <w:pStyle w:val="ListParagraph"/>
        <w:numPr>
          <w:ilvl w:val="0"/>
          <w:numId w:val="4"/>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10th/12th mark sheet </w:t>
      </w:r>
    </w:p>
    <w:p w14:paraId="003A3090" w14:textId="7F6D5574" w:rsidR="38D6918C" w:rsidRPr="00C94946" w:rsidRDefault="0FE1D473" w:rsidP="00D2488D">
      <w:pPr>
        <w:pStyle w:val="ListParagraph"/>
        <w:numPr>
          <w:ilvl w:val="0"/>
          <w:numId w:val="4"/>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Passport </w:t>
      </w:r>
    </w:p>
    <w:p w14:paraId="732747DC" w14:textId="38F15ED2" w:rsidR="38D6918C" w:rsidRPr="00C94946" w:rsidRDefault="0FE1D473" w:rsidP="0FB2EDA0">
      <w:pPr>
        <w:spacing w:before="240" w:after="240"/>
        <w:rPr>
          <w:rFonts w:ascii="Calibri" w:eastAsia="Arial" w:hAnsi="Calibri" w:cs="Calibri"/>
          <w:color w:val="000000" w:themeColor="text1"/>
        </w:rPr>
      </w:pPr>
      <w:r w:rsidRPr="00C94946">
        <w:rPr>
          <w:rFonts w:ascii="Calibri" w:hAnsi="Calibri" w:cs="Calibri"/>
          <w:noProof/>
          <w:lang w:val="en-IN" w:eastAsia="en-IN"/>
        </w:rPr>
        <w:drawing>
          <wp:inline distT="0" distB="0" distL="0" distR="0" wp14:anchorId="6E71CC9F" wp14:editId="438B8DEF">
            <wp:extent cx="9525" cy="9525"/>
            <wp:effectExtent l="0" t="0" r="0" b="0"/>
            <wp:docPr id="1807310217"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10217" name="Picture 1807310217"/>
                    <pic:cNvPicPr/>
                  </pic:nvPicPr>
                  <pic:blipFill>
                    <a:blip r:embed="rId17">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1E3173B9" w14:textId="5B98ED2B" w:rsidR="38D6918C" w:rsidRPr="00C94946" w:rsidRDefault="0FE1D473" w:rsidP="0FB2EDA0">
      <w:pPr>
        <w:spacing w:before="240" w:after="240"/>
        <w:rPr>
          <w:rFonts w:ascii="Calibri" w:eastAsia="Arial" w:hAnsi="Calibri" w:cs="Calibri"/>
          <w:color w:val="000000" w:themeColor="text1"/>
        </w:rPr>
      </w:pPr>
      <w:r w:rsidRPr="00C94946">
        <w:rPr>
          <w:rFonts w:ascii="Calibri" w:eastAsia="Arial" w:hAnsi="Calibri" w:cs="Calibri"/>
          <w:b/>
          <w:bCs/>
          <w:color w:val="000000" w:themeColor="text1"/>
          <w:lang w:val="en-IN"/>
        </w:rPr>
        <w:t>️Medical Reports (if required)</w:t>
      </w:r>
    </w:p>
    <w:p w14:paraId="3FC41A42" w14:textId="62A524AA" w:rsidR="38D6918C" w:rsidRPr="00C94946" w:rsidRDefault="0FE1D473" w:rsidP="00D2488D">
      <w:pPr>
        <w:pStyle w:val="ListParagraph"/>
        <w:numPr>
          <w:ilvl w:val="0"/>
          <w:numId w:val="3"/>
        </w:numPr>
        <w:spacing w:before="240" w:after="240"/>
        <w:rPr>
          <w:rFonts w:ascii="Calibri" w:eastAsia="Arial" w:hAnsi="Calibri" w:cs="Calibri"/>
          <w:color w:val="000000" w:themeColor="text1"/>
        </w:rPr>
      </w:pPr>
      <w:r w:rsidRPr="00C94946">
        <w:rPr>
          <w:rFonts w:ascii="Calibri" w:eastAsia="Arial" w:hAnsi="Calibri" w:cs="Calibri"/>
          <w:color w:val="000000" w:themeColor="text1"/>
          <w:lang w:val="en-IN"/>
        </w:rPr>
        <w:t xml:space="preserve">Based on age and sum assured </w:t>
      </w:r>
    </w:p>
    <w:p w14:paraId="47B4C2EC" w14:textId="08F3DC19" w:rsidR="38D6918C" w:rsidRPr="00C94946" w:rsidRDefault="38D6918C" w:rsidP="0FB2EDA0">
      <w:pPr>
        <w:spacing w:before="240" w:after="240"/>
        <w:rPr>
          <w:rFonts w:ascii="Calibri" w:eastAsia="Calibri" w:hAnsi="Calibri" w:cs="Calibri"/>
          <w:color w:val="000000" w:themeColor="text1"/>
          <w:sz w:val="20"/>
          <w:szCs w:val="20"/>
        </w:rPr>
      </w:pPr>
    </w:p>
    <w:p w14:paraId="78A299AC" w14:textId="312229BE" w:rsidR="6ABAAEB0" w:rsidRPr="00C94946" w:rsidRDefault="6ABAAEB0" w:rsidP="2F9C4B6E">
      <w:pPr>
        <w:pStyle w:val="Heading2"/>
        <w:rPr>
          <w:rFonts w:ascii="Calibri" w:eastAsia="Aptos Display" w:hAnsi="Calibri" w:cs="Calibri"/>
        </w:rPr>
      </w:pPr>
      <w:r w:rsidRPr="00C94946">
        <w:rPr>
          <w:rFonts w:ascii="Calibri" w:eastAsia="Aptos Display" w:hAnsi="Calibri" w:cs="Calibri"/>
        </w:rPr>
        <w:t xml:space="preserve">3rd FOLD </w:t>
      </w:r>
    </w:p>
    <w:p w14:paraId="4663A798" w14:textId="18DB24F7" w:rsidR="4812DCCE" w:rsidRPr="00C94946" w:rsidRDefault="62E6DB9A" w:rsidP="6C0BF8C5">
      <w:pPr>
        <w:pStyle w:val="Heading2"/>
        <w:rPr>
          <w:rFonts w:ascii="Calibri" w:hAnsi="Calibri" w:cs="Calibri"/>
        </w:rPr>
      </w:pPr>
      <w:r w:rsidRPr="00C94946">
        <w:rPr>
          <w:rFonts w:ascii="Calibri" w:eastAsia="Aptos Display" w:hAnsi="Calibri" w:cs="Calibri"/>
        </w:rPr>
        <w:t>Frequently Asked Questions -</w:t>
      </w:r>
      <w:r w:rsidR="53627874" w:rsidRPr="00C94946">
        <w:rPr>
          <w:rFonts w:ascii="Calibri" w:eastAsia="Arial" w:hAnsi="Calibri" w:cs="Calibri"/>
          <w:sz w:val="24"/>
          <w:szCs w:val="24"/>
        </w:rPr>
        <w:t xml:space="preserve"> </w:t>
      </w:r>
    </w:p>
    <w:p w14:paraId="389C8689" w14:textId="1870E48B" w:rsidR="78D5BB8F" w:rsidRPr="00C94946" w:rsidRDefault="13767F69" w:rsidP="52655E6D">
      <w:pPr>
        <w:rPr>
          <w:rFonts w:ascii="Calibri" w:hAnsi="Calibri" w:cs="Calibri"/>
          <w:b/>
          <w:bCs/>
        </w:rPr>
      </w:pPr>
      <w:r w:rsidRPr="00C94946">
        <w:rPr>
          <w:rFonts w:ascii="Calibri" w:hAnsi="Calibri" w:cs="Calibri"/>
          <w:b/>
          <w:bCs/>
        </w:rPr>
        <w:t>What makes Bajaj Life Smart Secure</w:t>
      </w:r>
      <w:r w:rsidR="5B6E69B3" w:rsidRPr="00C94946">
        <w:rPr>
          <w:rFonts w:ascii="Calibri" w:hAnsi="Calibri" w:cs="Calibri"/>
          <w:b/>
          <w:bCs/>
        </w:rPr>
        <w:t xml:space="preserve"> ROP</w:t>
      </w:r>
      <w:r w:rsidRPr="00C94946">
        <w:rPr>
          <w:rFonts w:ascii="Calibri" w:hAnsi="Calibri" w:cs="Calibri"/>
          <w:b/>
          <w:bCs/>
        </w:rPr>
        <w:t xml:space="preserve"> different from a regular term plan?</w:t>
      </w:r>
    </w:p>
    <w:p w14:paraId="1813E5EC" w14:textId="7338CC05" w:rsidR="78D5BB8F" w:rsidRPr="00C94946" w:rsidRDefault="1AD2CB71" w:rsidP="52655E6D">
      <w:pPr>
        <w:rPr>
          <w:rFonts w:ascii="Calibri" w:hAnsi="Calibri" w:cs="Calibri"/>
        </w:rPr>
      </w:pPr>
      <w:r w:rsidRPr="00C94946">
        <w:rPr>
          <w:rFonts w:ascii="Calibri" w:hAnsi="Calibri" w:cs="Calibri"/>
        </w:rPr>
        <w:t>While a regular term plan pays a death benefit only</w:t>
      </w:r>
      <w:r w:rsidR="003A610E" w:rsidRPr="00C94946">
        <w:rPr>
          <w:rFonts w:ascii="Calibri" w:hAnsi="Calibri" w:cs="Calibri"/>
        </w:rPr>
        <w:t xml:space="preserve"> in case of the unfortunate event</w:t>
      </w:r>
      <w:r w:rsidRPr="00C94946">
        <w:rPr>
          <w:rFonts w:ascii="Calibri" w:hAnsi="Calibri" w:cs="Calibri"/>
        </w:rPr>
        <w:t xml:space="preserve">, Bajaj Life Smart Secure </w:t>
      </w:r>
      <w:r w:rsidR="75B07854" w:rsidRPr="00C94946">
        <w:rPr>
          <w:rFonts w:ascii="Calibri" w:hAnsi="Calibri" w:cs="Calibri"/>
        </w:rPr>
        <w:t xml:space="preserve">ROP </w:t>
      </w:r>
      <w:r w:rsidRPr="00C94946">
        <w:rPr>
          <w:rFonts w:ascii="Calibri" w:hAnsi="Calibri" w:cs="Calibri"/>
        </w:rPr>
        <w:t xml:space="preserve">provides </w:t>
      </w:r>
      <w:r w:rsidR="57689C85" w:rsidRPr="00C94946">
        <w:rPr>
          <w:rFonts w:ascii="Calibri" w:hAnsi="Calibri" w:cs="Calibri"/>
        </w:rPr>
        <w:t xml:space="preserve">a comprehensive Life Cover with Market Linked Returns. You </w:t>
      </w:r>
      <w:r w:rsidR="003A610E" w:rsidRPr="00C94946">
        <w:rPr>
          <w:rFonts w:ascii="Calibri" w:hAnsi="Calibri" w:cs="Calibri"/>
        </w:rPr>
        <w:t xml:space="preserve">not only get back your premiums paid towards protection but </w:t>
      </w:r>
      <w:r w:rsidR="57689C85" w:rsidRPr="00C94946">
        <w:rPr>
          <w:rFonts w:ascii="Calibri" w:hAnsi="Calibri" w:cs="Calibri"/>
        </w:rPr>
        <w:t xml:space="preserve">also get enhanced </w:t>
      </w:r>
      <w:r w:rsidR="003A610E" w:rsidRPr="00C94946">
        <w:rPr>
          <w:rFonts w:ascii="Calibri" w:hAnsi="Calibri" w:cs="Calibri"/>
        </w:rPr>
        <w:t xml:space="preserve">benefit - </w:t>
      </w:r>
      <w:r w:rsidRPr="00C94946">
        <w:rPr>
          <w:rFonts w:ascii="Calibri" w:hAnsi="Calibri" w:cs="Calibri"/>
        </w:rPr>
        <w:t>an additional payout on accidental death, a lump sum for accidental total permanent disability, and a terminal illness benefit</w:t>
      </w:r>
      <w:r w:rsidR="003A610E" w:rsidRPr="00C94946">
        <w:rPr>
          <w:rFonts w:ascii="Calibri" w:hAnsi="Calibri" w:cs="Calibri"/>
        </w:rPr>
        <w:t xml:space="preserve"> in case of occurrence of the incident</w:t>
      </w:r>
      <w:r w:rsidRPr="00C94946">
        <w:rPr>
          <w:rFonts w:ascii="Calibri" w:hAnsi="Calibri" w:cs="Calibri"/>
        </w:rPr>
        <w:t>.</w:t>
      </w:r>
      <w:r w:rsidR="003A610E" w:rsidRPr="00C94946">
        <w:rPr>
          <w:rFonts w:ascii="Calibri" w:hAnsi="Calibri" w:cs="Calibri"/>
        </w:rPr>
        <w:t xml:space="preserve"> All these along with Fund Value at the end of the policy term.</w:t>
      </w:r>
    </w:p>
    <w:p w14:paraId="300EBBF5" w14:textId="77777777" w:rsidR="003A610E" w:rsidRPr="00C94946" w:rsidRDefault="003A610E" w:rsidP="003A610E">
      <w:pPr>
        <w:rPr>
          <w:rFonts w:ascii="Calibri" w:hAnsi="Calibri" w:cs="Calibri"/>
          <w:b/>
          <w:bCs/>
        </w:rPr>
      </w:pPr>
      <w:r w:rsidRPr="00C94946">
        <w:rPr>
          <w:rFonts w:ascii="Calibri" w:hAnsi="Calibri" w:cs="Calibri"/>
          <w:b/>
          <w:bCs/>
        </w:rPr>
        <w:lastRenderedPageBreak/>
        <w:t>How is Bajaj Life Smart Secure ROP different from a regular ULIP?</w:t>
      </w:r>
    </w:p>
    <w:p w14:paraId="404D817E" w14:textId="77777777" w:rsidR="003A610E" w:rsidRPr="00C94946" w:rsidRDefault="003A610E" w:rsidP="003A610E">
      <w:pPr>
        <w:rPr>
          <w:rFonts w:ascii="Calibri" w:hAnsi="Calibri" w:cs="Calibri"/>
        </w:rPr>
      </w:pPr>
      <w:r w:rsidRPr="00C94946">
        <w:rPr>
          <w:rFonts w:ascii="Calibri" w:hAnsi="Calibri" w:cs="Calibri"/>
        </w:rPr>
        <w:t>Most ULIPs primarily focus on investment with a basic life cover. Bajaj Life Smart Secure ROP is an insurance solution that offers comprehensive protection, return of mortality charges, life cover along with enhanced benefits of accidental death cover, accidental total permanent disability cover, and terminal illness benefits—along with market-linked investment growth.</w:t>
      </w:r>
    </w:p>
    <w:p w14:paraId="1503139C" w14:textId="77777777" w:rsidR="003A610E" w:rsidRPr="00C94946" w:rsidRDefault="003A610E" w:rsidP="52655E6D">
      <w:pPr>
        <w:rPr>
          <w:rFonts w:ascii="Calibri" w:hAnsi="Calibri" w:cs="Calibri"/>
        </w:rPr>
      </w:pPr>
    </w:p>
    <w:p w14:paraId="169D998A" w14:textId="4D0F6702" w:rsidR="5D2C953F" w:rsidRPr="00C94946" w:rsidRDefault="5D2C953F" w:rsidP="67BE20C2">
      <w:pPr>
        <w:rPr>
          <w:rFonts w:ascii="Calibri" w:hAnsi="Calibri" w:cs="Calibri"/>
          <w:b/>
          <w:bCs/>
        </w:rPr>
      </w:pPr>
      <w:r w:rsidRPr="00C94946">
        <w:rPr>
          <w:rFonts w:ascii="Calibri" w:hAnsi="Calibri" w:cs="Calibri"/>
          <w:b/>
          <w:bCs/>
        </w:rPr>
        <w:t xml:space="preserve">Is a physical medical test mandatory to purchase </w:t>
      </w:r>
      <w:r w:rsidR="003A610E" w:rsidRPr="00C94946">
        <w:rPr>
          <w:rFonts w:ascii="Calibri" w:hAnsi="Calibri" w:cs="Calibri"/>
          <w:b/>
          <w:bCs/>
        </w:rPr>
        <w:t>Bajaj Life Smart Secure ROP</w:t>
      </w:r>
      <w:r w:rsidRPr="00C94946">
        <w:rPr>
          <w:rFonts w:ascii="Calibri" w:hAnsi="Calibri" w:cs="Calibri"/>
          <w:b/>
          <w:bCs/>
        </w:rPr>
        <w:t>?</w:t>
      </w:r>
    </w:p>
    <w:p w14:paraId="5EAE2098" w14:textId="56C7F7CE" w:rsidR="5D2C953F" w:rsidRPr="00C94946" w:rsidRDefault="3E3ABEB5" w:rsidP="67BE20C2">
      <w:pPr>
        <w:rPr>
          <w:rFonts w:ascii="Calibri" w:hAnsi="Calibri" w:cs="Calibri"/>
        </w:rPr>
      </w:pPr>
      <w:r w:rsidRPr="00C94946">
        <w:rPr>
          <w:rFonts w:ascii="Calibri" w:hAnsi="Calibri" w:cs="Calibri"/>
        </w:rPr>
        <w:t>No. Under Bajaj Life Smart Secure</w:t>
      </w:r>
      <w:r w:rsidR="2CB807FD" w:rsidRPr="00C94946">
        <w:rPr>
          <w:rFonts w:ascii="Calibri" w:hAnsi="Calibri" w:cs="Calibri"/>
        </w:rPr>
        <w:t xml:space="preserve"> ROP</w:t>
      </w:r>
      <w:r w:rsidRPr="00C94946">
        <w:rPr>
          <w:rFonts w:ascii="Calibri" w:hAnsi="Calibri" w:cs="Calibri"/>
        </w:rPr>
        <w:t>, eligible policyholders can obtain comprehensive life coverage up to ₹</w:t>
      </w:r>
      <w:r w:rsidR="644AD94C" w:rsidRPr="00C94946">
        <w:rPr>
          <w:rFonts w:ascii="Calibri" w:hAnsi="Calibri" w:cs="Calibri"/>
        </w:rPr>
        <w:t>3</w:t>
      </w:r>
      <w:r w:rsidRPr="00C94946">
        <w:rPr>
          <w:rFonts w:ascii="Calibri" w:hAnsi="Calibri" w:cs="Calibri"/>
        </w:rPr>
        <w:t xml:space="preserve"> Crore without undergoing physical medical tests, subject to board-approved underwriting declarations.</w:t>
      </w:r>
      <w:r w:rsidR="5A5C2858" w:rsidRPr="00C94946">
        <w:rPr>
          <w:rFonts w:ascii="Calibri" w:hAnsi="Calibri" w:cs="Calibri"/>
        </w:rPr>
        <w:t xml:space="preserve"> </w:t>
      </w:r>
    </w:p>
    <w:p w14:paraId="634C3559" w14:textId="7C1A4B19" w:rsidR="78D5BB8F" w:rsidRPr="00C94946" w:rsidRDefault="13767F69" w:rsidP="52655E6D">
      <w:pPr>
        <w:rPr>
          <w:rFonts w:ascii="Calibri" w:hAnsi="Calibri" w:cs="Calibri"/>
          <w:b/>
          <w:bCs/>
        </w:rPr>
      </w:pPr>
      <w:r w:rsidRPr="00C94946">
        <w:rPr>
          <w:rFonts w:ascii="Calibri" w:hAnsi="Calibri" w:cs="Calibri"/>
          <w:b/>
          <w:bCs/>
        </w:rPr>
        <w:t xml:space="preserve">What investment fund options are available under </w:t>
      </w:r>
      <w:r w:rsidR="7010811D" w:rsidRPr="00C94946">
        <w:rPr>
          <w:rFonts w:ascii="Calibri" w:hAnsi="Calibri" w:cs="Calibri"/>
          <w:b/>
          <w:bCs/>
        </w:rPr>
        <w:t>Bajaj Life Smart Secure</w:t>
      </w:r>
      <w:r w:rsidR="33571CB9" w:rsidRPr="00C94946">
        <w:rPr>
          <w:rFonts w:ascii="Calibri" w:hAnsi="Calibri" w:cs="Calibri"/>
          <w:b/>
          <w:bCs/>
        </w:rPr>
        <w:t xml:space="preserve"> ROP</w:t>
      </w:r>
      <w:r w:rsidR="7010811D" w:rsidRPr="00C94946">
        <w:rPr>
          <w:rFonts w:ascii="Calibri" w:hAnsi="Calibri" w:cs="Calibri"/>
          <w:b/>
          <w:bCs/>
        </w:rPr>
        <w:t>?</w:t>
      </w:r>
    </w:p>
    <w:p w14:paraId="712E1527" w14:textId="11D7519A" w:rsidR="556880AC" w:rsidRPr="00C94946" w:rsidRDefault="65D79804" w:rsidP="67BE20C2">
      <w:pPr>
        <w:rPr>
          <w:rFonts w:ascii="Calibri" w:hAnsi="Calibri" w:cs="Calibri"/>
        </w:rPr>
      </w:pPr>
      <w:r w:rsidRPr="00C94946">
        <w:rPr>
          <w:rFonts w:ascii="Calibri" w:hAnsi="Calibri" w:cs="Calibri"/>
          <w:b/>
          <w:bCs/>
        </w:rPr>
        <w:t>Bajaj Life Smart Secure</w:t>
      </w:r>
      <w:r w:rsidR="1AD2CB71" w:rsidRPr="00C94946">
        <w:rPr>
          <w:rFonts w:ascii="Calibri" w:hAnsi="Calibri" w:cs="Calibri"/>
        </w:rPr>
        <w:t xml:space="preserve"> </w:t>
      </w:r>
      <w:r w:rsidR="4A178E23" w:rsidRPr="00C94946">
        <w:rPr>
          <w:rFonts w:ascii="Calibri" w:hAnsi="Calibri" w:cs="Calibri"/>
        </w:rPr>
        <w:t xml:space="preserve">ROP </w:t>
      </w:r>
      <w:r w:rsidR="1AD2CB71" w:rsidRPr="00C94946">
        <w:rPr>
          <w:rFonts w:ascii="Calibri" w:hAnsi="Calibri" w:cs="Calibri"/>
        </w:rPr>
        <w:t xml:space="preserve">offers a wide range of funds to suit different risk appetites: equity-oriented </w:t>
      </w:r>
      <w:r w:rsidR="6AF68564" w:rsidRPr="00C94946">
        <w:rPr>
          <w:rFonts w:ascii="Calibri" w:hAnsi="Calibri" w:cs="Calibri"/>
        </w:rPr>
        <w:t>funds</w:t>
      </w:r>
      <w:r w:rsidR="0EE8DAE9" w:rsidRPr="00C94946">
        <w:rPr>
          <w:rFonts w:ascii="Calibri" w:hAnsi="Calibri" w:cs="Calibri"/>
        </w:rPr>
        <w:t>,</w:t>
      </w:r>
      <w:r w:rsidR="1AD2CB71" w:rsidRPr="00C94946">
        <w:rPr>
          <w:rFonts w:ascii="Calibri" w:hAnsi="Calibri" w:cs="Calibri"/>
        </w:rPr>
        <w:t xml:space="preserve"> higher growth potential; hybrid funds for balanced exposure; and debt </w:t>
      </w:r>
      <w:r w:rsidR="60D0C952" w:rsidRPr="00C94946">
        <w:rPr>
          <w:rFonts w:ascii="Calibri" w:hAnsi="Calibri" w:cs="Calibri"/>
        </w:rPr>
        <w:t>funds for</w:t>
      </w:r>
      <w:r w:rsidR="1AD2CB71" w:rsidRPr="00C94946">
        <w:rPr>
          <w:rFonts w:ascii="Calibri" w:hAnsi="Calibri" w:cs="Calibri"/>
        </w:rPr>
        <w:t xml:space="preserve"> capital preservation.</w:t>
      </w:r>
    </w:p>
    <w:p w14:paraId="2C5E0C3A" w14:textId="48E97F8D" w:rsidR="78D5BB8F" w:rsidRPr="00C94946" w:rsidRDefault="13767F69" w:rsidP="52655E6D">
      <w:pPr>
        <w:rPr>
          <w:rFonts w:ascii="Calibri" w:hAnsi="Calibri" w:cs="Calibri"/>
          <w:b/>
          <w:bCs/>
        </w:rPr>
      </w:pPr>
      <w:r w:rsidRPr="00C94946">
        <w:rPr>
          <w:rFonts w:ascii="Calibri" w:hAnsi="Calibri" w:cs="Calibri"/>
          <w:b/>
          <w:bCs/>
        </w:rPr>
        <w:t xml:space="preserve">Is there a GST benefit on </w:t>
      </w:r>
      <w:r w:rsidR="3034B7AE" w:rsidRPr="00C94946">
        <w:rPr>
          <w:rFonts w:ascii="Calibri" w:hAnsi="Calibri" w:cs="Calibri"/>
          <w:b/>
          <w:bCs/>
        </w:rPr>
        <w:t>Bajaj Life Smart Secure</w:t>
      </w:r>
      <w:r w:rsidR="46E9F0DF" w:rsidRPr="00C94946">
        <w:rPr>
          <w:rFonts w:ascii="Calibri" w:hAnsi="Calibri" w:cs="Calibri"/>
          <w:b/>
          <w:bCs/>
        </w:rPr>
        <w:t xml:space="preserve"> ROP</w:t>
      </w:r>
      <w:r w:rsidRPr="00C94946">
        <w:rPr>
          <w:rFonts w:ascii="Calibri" w:hAnsi="Calibri" w:cs="Calibri"/>
          <w:b/>
          <w:bCs/>
        </w:rPr>
        <w:t>?</w:t>
      </w:r>
    </w:p>
    <w:p w14:paraId="0C67637B" w14:textId="3BCA0413" w:rsidR="78D5BB8F" w:rsidRPr="00C94946" w:rsidRDefault="13767F69" w:rsidP="52655E6D">
      <w:pPr>
        <w:rPr>
          <w:rFonts w:ascii="Calibri" w:hAnsi="Calibri" w:cs="Calibri"/>
        </w:rPr>
      </w:pPr>
      <w:r w:rsidRPr="00C94946">
        <w:rPr>
          <w:rFonts w:ascii="Calibri" w:hAnsi="Calibri" w:cs="Calibri"/>
        </w:rPr>
        <w:t>Yes. As per Government of India Notification No. 16/2025, GST is not applicable on individual life insurance policies effective 22 September 2025. You can avail all the benefits of Bajaj Life Smart Secure</w:t>
      </w:r>
      <w:r w:rsidR="74C6E842" w:rsidRPr="00C94946">
        <w:rPr>
          <w:rFonts w:ascii="Calibri" w:hAnsi="Calibri" w:cs="Calibri"/>
        </w:rPr>
        <w:t xml:space="preserve"> ROP</w:t>
      </w:r>
      <w:r w:rsidRPr="00C94946">
        <w:rPr>
          <w:rFonts w:ascii="Calibri" w:hAnsi="Calibri" w:cs="Calibri"/>
        </w:rPr>
        <w:t xml:space="preserve"> at 0% GST.</w:t>
      </w:r>
    </w:p>
    <w:p w14:paraId="17F66C7D" w14:textId="33A0F659" w:rsidR="78D5BB8F" w:rsidRPr="00C94946" w:rsidRDefault="13767F69" w:rsidP="52655E6D">
      <w:pPr>
        <w:rPr>
          <w:rFonts w:ascii="Calibri" w:hAnsi="Calibri" w:cs="Calibri"/>
          <w:b/>
          <w:bCs/>
        </w:rPr>
      </w:pPr>
      <w:r w:rsidRPr="00C94946">
        <w:rPr>
          <w:rFonts w:ascii="Calibri" w:hAnsi="Calibri" w:cs="Calibri"/>
          <w:b/>
          <w:bCs/>
        </w:rPr>
        <w:t>Can I switch between investment funds</w:t>
      </w:r>
      <w:r w:rsidR="075E9C68" w:rsidRPr="00C94946">
        <w:rPr>
          <w:rFonts w:ascii="Calibri" w:hAnsi="Calibri" w:cs="Calibri"/>
          <w:b/>
          <w:bCs/>
        </w:rPr>
        <w:t xml:space="preserve"> in Bajaj Life Smart Secure</w:t>
      </w:r>
      <w:r w:rsidR="22A4B6EB" w:rsidRPr="00C94946">
        <w:rPr>
          <w:rFonts w:ascii="Calibri" w:hAnsi="Calibri" w:cs="Calibri"/>
          <w:b/>
          <w:bCs/>
        </w:rPr>
        <w:t xml:space="preserve"> ROP</w:t>
      </w:r>
      <w:r w:rsidRPr="00C94946">
        <w:rPr>
          <w:rFonts w:ascii="Calibri" w:hAnsi="Calibri" w:cs="Calibri"/>
          <w:b/>
          <w:bCs/>
        </w:rPr>
        <w:t>?</w:t>
      </w:r>
    </w:p>
    <w:p w14:paraId="2C1C8361" w14:textId="322A5559" w:rsidR="78D5BB8F" w:rsidRPr="00C94946" w:rsidRDefault="78D5BB8F" w:rsidP="52655E6D">
      <w:pPr>
        <w:rPr>
          <w:rFonts w:ascii="Calibri" w:hAnsi="Calibri" w:cs="Calibri"/>
        </w:rPr>
      </w:pPr>
      <w:r w:rsidRPr="00C94946">
        <w:rPr>
          <w:rFonts w:ascii="Calibri" w:hAnsi="Calibri" w:cs="Calibri"/>
        </w:rPr>
        <w:t>Yes. Switching between fund/portfolio strategies is free of the Miscellaneous Charge. You can review and realign your fund allocation as your financial goals or risk appetite evolves.</w:t>
      </w:r>
    </w:p>
    <w:p w14:paraId="6F0B854F" w14:textId="0312C033" w:rsidR="68366744" w:rsidRPr="00C94946" w:rsidRDefault="689564DD" w:rsidP="52655E6D">
      <w:pPr>
        <w:rPr>
          <w:rFonts w:ascii="Calibri" w:hAnsi="Calibri" w:cs="Calibri"/>
          <w:b/>
          <w:bCs/>
        </w:rPr>
      </w:pPr>
      <w:r w:rsidRPr="00C94946">
        <w:rPr>
          <w:rFonts w:ascii="Calibri" w:hAnsi="Calibri" w:cs="Calibri"/>
          <w:b/>
          <w:bCs/>
        </w:rPr>
        <w:t>Can Bajaj Life Smart Secure</w:t>
      </w:r>
      <w:r w:rsidR="11D3F2D4" w:rsidRPr="00C94946">
        <w:rPr>
          <w:rFonts w:ascii="Calibri" w:hAnsi="Calibri" w:cs="Calibri"/>
          <w:b/>
          <w:bCs/>
        </w:rPr>
        <w:t xml:space="preserve"> ROP</w:t>
      </w:r>
      <w:r w:rsidRPr="00C94946">
        <w:rPr>
          <w:rFonts w:ascii="Calibri" w:hAnsi="Calibri" w:cs="Calibri"/>
          <w:b/>
          <w:bCs/>
        </w:rPr>
        <w:t xml:space="preserve"> help with retirement planning?</w:t>
      </w:r>
    </w:p>
    <w:p w14:paraId="747DF661" w14:textId="1A5D42B0" w:rsidR="68366744" w:rsidRPr="00C94946" w:rsidRDefault="689564DD" w:rsidP="52655E6D">
      <w:pPr>
        <w:rPr>
          <w:rFonts w:ascii="Calibri" w:hAnsi="Calibri" w:cs="Calibri"/>
        </w:rPr>
      </w:pPr>
      <w:r w:rsidRPr="00C94946">
        <w:rPr>
          <w:rFonts w:ascii="Calibri" w:hAnsi="Calibri" w:cs="Calibri"/>
        </w:rPr>
        <w:t xml:space="preserve">Yes. Since Bajaj Life Smart Secure </w:t>
      </w:r>
      <w:r w:rsidR="1E3F46F8" w:rsidRPr="00C94946">
        <w:rPr>
          <w:rFonts w:ascii="Calibri" w:hAnsi="Calibri" w:cs="Calibri"/>
        </w:rPr>
        <w:t xml:space="preserve">ROP </w:t>
      </w:r>
      <w:r w:rsidRPr="00C94946">
        <w:rPr>
          <w:rFonts w:ascii="Calibri" w:hAnsi="Calibri" w:cs="Calibri"/>
        </w:rPr>
        <w:t>offers market-linked investment growth over the long term, it can help you build a retirement corpus alongside life protection. Many individuals use long-duration ULIPs to prepare retirement income needs and inflation-adjusted future expenses.</w:t>
      </w:r>
    </w:p>
    <w:p w14:paraId="4062D034" w14:textId="50D1C830" w:rsidR="6A58A6D4" w:rsidRPr="009B419E" w:rsidRDefault="6A58A6D4" w:rsidP="6C0BF8C5">
      <w:pPr>
        <w:rPr>
          <w:rFonts w:ascii="Calibri" w:hAnsi="Calibri" w:cs="Calibri"/>
          <w:b/>
          <w:bCs/>
          <w:highlight w:val="yellow"/>
        </w:rPr>
      </w:pPr>
      <w:r w:rsidRPr="009B419E">
        <w:rPr>
          <w:rFonts w:ascii="Calibri" w:hAnsi="Calibri" w:cs="Calibri"/>
          <w:b/>
          <w:bCs/>
          <w:highlight w:val="yellow"/>
        </w:rPr>
        <w:t xml:space="preserve">Is a single proposal form available under the </w:t>
      </w:r>
      <w:r w:rsidR="003A610E" w:rsidRPr="009B419E">
        <w:rPr>
          <w:rFonts w:ascii="Calibri" w:hAnsi="Calibri" w:cs="Calibri"/>
          <w:b/>
          <w:bCs/>
          <w:highlight w:val="yellow"/>
        </w:rPr>
        <w:t xml:space="preserve">Bajaj Life </w:t>
      </w:r>
      <w:r w:rsidRPr="009B419E">
        <w:rPr>
          <w:rFonts w:ascii="Calibri" w:hAnsi="Calibri" w:cs="Calibri"/>
          <w:b/>
          <w:bCs/>
          <w:highlight w:val="yellow"/>
        </w:rPr>
        <w:t>Smart Secure</w:t>
      </w:r>
      <w:r w:rsidR="003A610E" w:rsidRPr="009B419E">
        <w:rPr>
          <w:rFonts w:ascii="Calibri" w:hAnsi="Calibri" w:cs="Calibri"/>
          <w:b/>
          <w:bCs/>
          <w:highlight w:val="yellow"/>
        </w:rPr>
        <w:t xml:space="preserve"> ROP</w:t>
      </w:r>
      <w:r w:rsidRPr="009B419E">
        <w:rPr>
          <w:rFonts w:ascii="Calibri" w:hAnsi="Calibri" w:cs="Calibri"/>
          <w:b/>
          <w:bCs/>
          <w:highlight w:val="yellow"/>
        </w:rPr>
        <w:t>?</w:t>
      </w:r>
    </w:p>
    <w:p w14:paraId="67713597" w14:textId="55992C39" w:rsidR="6A58A6D4" w:rsidRPr="00C94946" w:rsidRDefault="6A58A6D4" w:rsidP="6C0BF8C5">
      <w:pPr>
        <w:rPr>
          <w:rFonts w:ascii="Calibri" w:hAnsi="Calibri" w:cs="Calibri"/>
        </w:rPr>
      </w:pPr>
      <w:r w:rsidRPr="009B419E">
        <w:rPr>
          <w:rFonts w:ascii="Calibri" w:hAnsi="Calibri" w:cs="Calibri"/>
          <w:highlight w:val="yellow"/>
        </w:rPr>
        <w:t>Yes. Customers do not need to fill out separate forms. A single proposal journey is available under Smart Secure, covering both policies together.</w:t>
      </w:r>
    </w:p>
    <w:p w14:paraId="16E8A7AB" w14:textId="45105691" w:rsidR="654038D6" w:rsidRPr="00C94946" w:rsidRDefault="654038D6" w:rsidP="6C0BF8C5">
      <w:pPr>
        <w:rPr>
          <w:rFonts w:ascii="Calibri" w:hAnsi="Calibri" w:cs="Calibri"/>
          <w:b/>
          <w:bCs/>
        </w:rPr>
      </w:pPr>
      <w:r w:rsidRPr="00C94946">
        <w:rPr>
          <w:rFonts w:ascii="Calibri" w:hAnsi="Calibri" w:cs="Calibri"/>
          <w:b/>
          <w:bCs/>
        </w:rPr>
        <w:t>Will the future premiums be waived off on occurrence of Terminal illness?</w:t>
      </w:r>
    </w:p>
    <w:p w14:paraId="32756C02" w14:textId="2E864E84" w:rsidR="654038D6" w:rsidRPr="00C94946" w:rsidRDefault="654038D6" w:rsidP="6C0BF8C5">
      <w:pPr>
        <w:rPr>
          <w:rFonts w:ascii="Calibri" w:hAnsi="Calibri" w:cs="Calibri"/>
        </w:rPr>
      </w:pPr>
      <w:r w:rsidRPr="00C94946">
        <w:rPr>
          <w:rFonts w:ascii="Calibri" w:hAnsi="Calibri" w:cs="Calibri"/>
        </w:rPr>
        <w:lastRenderedPageBreak/>
        <w:t xml:space="preserve">Yes. In case a customer is diagnosed with a Terminal Illness, the Terminal Illness with Term Booster Sum Assured will be paid out. Following this, all future premiums for other protection benefits — namely Accidental Death Benefit and Accidental Total Permanent Disability Benefit — will be waived. </w:t>
      </w:r>
    </w:p>
    <w:p w14:paraId="4A008143" w14:textId="3FF33F49" w:rsidR="103AD39D" w:rsidRPr="00C94946" w:rsidRDefault="103AD39D" w:rsidP="6C0BF8C5">
      <w:pPr>
        <w:rPr>
          <w:rFonts w:ascii="Calibri" w:hAnsi="Calibri" w:cs="Calibri"/>
          <w:b/>
          <w:bCs/>
        </w:rPr>
      </w:pPr>
      <w:r w:rsidRPr="00C94946">
        <w:rPr>
          <w:rFonts w:ascii="Calibri" w:hAnsi="Calibri" w:cs="Calibri"/>
          <w:b/>
          <w:bCs/>
        </w:rPr>
        <w:t xml:space="preserve">Can customers surrender only one policy under the </w:t>
      </w:r>
      <w:r w:rsidR="3593CEF8" w:rsidRPr="00C94946">
        <w:rPr>
          <w:rFonts w:ascii="Calibri" w:hAnsi="Calibri" w:cs="Calibri"/>
          <w:b/>
          <w:bCs/>
        </w:rPr>
        <w:t xml:space="preserve">Bajaj Life </w:t>
      </w:r>
      <w:r w:rsidRPr="00C94946">
        <w:rPr>
          <w:rFonts w:ascii="Calibri" w:hAnsi="Calibri" w:cs="Calibri"/>
          <w:b/>
          <w:bCs/>
        </w:rPr>
        <w:t>Smart Secure</w:t>
      </w:r>
      <w:r w:rsidR="2506EAEE" w:rsidRPr="00C94946">
        <w:rPr>
          <w:rFonts w:ascii="Calibri" w:hAnsi="Calibri" w:cs="Calibri"/>
          <w:b/>
          <w:bCs/>
        </w:rPr>
        <w:t xml:space="preserve"> ROP</w:t>
      </w:r>
      <w:r w:rsidRPr="00C94946">
        <w:rPr>
          <w:rFonts w:ascii="Calibri" w:hAnsi="Calibri" w:cs="Calibri"/>
          <w:b/>
          <w:bCs/>
        </w:rPr>
        <w:t>?</w:t>
      </w:r>
    </w:p>
    <w:p w14:paraId="05116729" w14:textId="32B1466B" w:rsidR="103AD39D" w:rsidRPr="00C94946" w:rsidRDefault="103AD39D" w:rsidP="6C0BF8C5">
      <w:pPr>
        <w:rPr>
          <w:rFonts w:ascii="Calibri" w:hAnsi="Calibri" w:cs="Calibri"/>
        </w:rPr>
      </w:pPr>
      <w:r w:rsidRPr="00C94946">
        <w:rPr>
          <w:rFonts w:ascii="Calibri" w:hAnsi="Calibri" w:cs="Calibri"/>
        </w:rPr>
        <w:t xml:space="preserve">Under the </w:t>
      </w:r>
      <w:r w:rsidR="003A610E" w:rsidRPr="00C94946">
        <w:rPr>
          <w:rFonts w:ascii="Calibri" w:hAnsi="Calibri" w:cs="Calibri"/>
        </w:rPr>
        <w:t xml:space="preserve">Bajaj Life </w:t>
      </w:r>
      <w:r w:rsidRPr="00C94946">
        <w:rPr>
          <w:rFonts w:ascii="Calibri" w:hAnsi="Calibri" w:cs="Calibri"/>
        </w:rPr>
        <w:t xml:space="preserve">Smart Secure </w:t>
      </w:r>
      <w:r w:rsidR="003A610E" w:rsidRPr="00C94946">
        <w:rPr>
          <w:rFonts w:ascii="Calibri" w:hAnsi="Calibri" w:cs="Calibri"/>
        </w:rPr>
        <w:t>ROP</w:t>
      </w:r>
      <w:r w:rsidRPr="00C94946">
        <w:rPr>
          <w:rFonts w:ascii="Calibri" w:hAnsi="Calibri" w:cs="Calibri"/>
        </w:rPr>
        <w:t>, if a customer chooses to surrender, both policies will be surrendered together. Partial surrender will not be permitted.</w:t>
      </w:r>
    </w:p>
    <w:p w14:paraId="44948094" w14:textId="72106EB6" w:rsidR="6C0BF8C5" w:rsidRPr="00C94946" w:rsidRDefault="6C0BF8C5" w:rsidP="6C0BF8C5">
      <w:pPr>
        <w:rPr>
          <w:rFonts w:ascii="Calibri" w:hAnsi="Calibri" w:cs="Calibri"/>
        </w:rPr>
      </w:pPr>
    </w:p>
    <w:p w14:paraId="6235FF39" w14:textId="143719B8" w:rsidR="103AD39D" w:rsidRPr="00C94946" w:rsidRDefault="103AD39D" w:rsidP="6C0BF8C5">
      <w:pPr>
        <w:rPr>
          <w:rFonts w:ascii="Calibri" w:hAnsi="Calibri" w:cs="Calibri"/>
        </w:rPr>
      </w:pPr>
      <w:r w:rsidRPr="00C94946">
        <w:rPr>
          <w:rFonts w:ascii="Calibri" w:hAnsi="Calibri" w:cs="Calibri"/>
          <w:b/>
          <w:bCs/>
        </w:rPr>
        <w:t>How does the return of premium work in Bajaj Life Smart Secure</w:t>
      </w:r>
      <w:r w:rsidR="46503CDE" w:rsidRPr="00C94946">
        <w:rPr>
          <w:rFonts w:ascii="Calibri" w:hAnsi="Calibri" w:cs="Calibri"/>
          <w:b/>
          <w:bCs/>
        </w:rPr>
        <w:t xml:space="preserve"> ROP</w:t>
      </w:r>
      <w:r w:rsidRPr="00C94946">
        <w:rPr>
          <w:rFonts w:ascii="Calibri" w:hAnsi="Calibri" w:cs="Calibri"/>
          <w:b/>
          <w:bCs/>
        </w:rPr>
        <w:t>?</w:t>
      </w:r>
    </w:p>
    <w:p w14:paraId="74D08C03" w14:textId="3D29957A" w:rsidR="103AD39D" w:rsidRPr="00C94946" w:rsidRDefault="103AD39D" w:rsidP="6C0BF8C5">
      <w:pPr>
        <w:rPr>
          <w:rFonts w:ascii="Calibri" w:hAnsi="Calibri" w:cs="Calibri"/>
        </w:rPr>
      </w:pPr>
      <w:r w:rsidRPr="00C94946">
        <w:rPr>
          <w:rFonts w:ascii="Calibri" w:hAnsi="Calibri" w:cs="Calibri"/>
        </w:rPr>
        <w:t>The customer will receive back the total premiums paid towards the protection benefits — Terminal Illness with Term Booster, Accidental Death Benefit, and Accidental Total Permanent Disability Benefit.</w:t>
      </w:r>
    </w:p>
    <w:p w14:paraId="7871CF01" w14:textId="465D3E35" w:rsidR="6C0BF8C5" w:rsidRPr="00C94946" w:rsidRDefault="6C0BF8C5" w:rsidP="6C0BF8C5">
      <w:pPr>
        <w:rPr>
          <w:rFonts w:ascii="Calibri" w:hAnsi="Calibri" w:cs="Calibri"/>
        </w:rPr>
      </w:pPr>
    </w:p>
    <w:p w14:paraId="58D3D13E" w14:textId="419CE2AE" w:rsidR="43680B91" w:rsidRPr="00C94946" w:rsidRDefault="43680B91" w:rsidP="6C0BF8C5">
      <w:pPr>
        <w:rPr>
          <w:rFonts w:ascii="Calibri" w:hAnsi="Calibri" w:cs="Calibri"/>
          <w:b/>
          <w:bCs/>
        </w:rPr>
      </w:pPr>
      <w:r w:rsidRPr="00C94946">
        <w:rPr>
          <w:rFonts w:ascii="Calibri" w:hAnsi="Calibri" w:cs="Calibri"/>
          <w:b/>
          <w:bCs/>
        </w:rPr>
        <w:t xml:space="preserve">Will customers receive separate policy documents under the </w:t>
      </w:r>
      <w:r w:rsidR="60CBB9D2" w:rsidRPr="00C94946">
        <w:rPr>
          <w:rFonts w:ascii="Calibri" w:hAnsi="Calibri" w:cs="Calibri"/>
          <w:b/>
          <w:bCs/>
        </w:rPr>
        <w:t xml:space="preserve">Bajaj Life </w:t>
      </w:r>
      <w:r w:rsidRPr="00C94946">
        <w:rPr>
          <w:rFonts w:ascii="Calibri" w:hAnsi="Calibri" w:cs="Calibri"/>
          <w:b/>
          <w:bCs/>
        </w:rPr>
        <w:t>Smart Secure</w:t>
      </w:r>
      <w:r w:rsidR="7BE6FF48" w:rsidRPr="00C94946">
        <w:rPr>
          <w:rFonts w:ascii="Calibri" w:hAnsi="Calibri" w:cs="Calibri"/>
          <w:b/>
          <w:bCs/>
        </w:rPr>
        <w:t xml:space="preserve"> ROP</w:t>
      </w:r>
      <w:r w:rsidRPr="00C94946">
        <w:rPr>
          <w:rFonts w:ascii="Calibri" w:hAnsi="Calibri" w:cs="Calibri"/>
          <w:b/>
          <w:bCs/>
        </w:rPr>
        <w:t>?</w:t>
      </w:r>
    </w:p>
    <w:p w14:paraId="090E4AA2" w14:textId="5945603F" w:rsidR="43680B91" w:rsidRPr="00C94946" w:rsidRDefault="43680B91" w:rsidP="6C0BF8C5">
      <w:pPr>
        <w:rPr>
          <w:rFonts w:ascii="Calibri" w:hAnsi="Calibri" w:cs="Calibri"/>
        </w:rPr>
      </w:pPr>
      <w:r w:rsidRPr="00C94946">
        <w:rPr>
          <w:rFonts w:ascii="Calibri" w:hAnsi="Calibri" w:cs="Calibri"/>
        </w:rPr>
        <w:t>Customers receive one welcome kit with a cover letter and policy document of each product separately.</w:t>
      </w:r>
    </w:p>
    <w:p w14:paraId="45E84DFC" w14:textId="3682B3D5" w:rsidR="6C0BF8C5" w:rsidRPr="00C94946" w:rsidRDefault="6C0BF8C5" w:rsidP="6C0BF8C5">
      <w:pPr>
        <w:rPr>
          <w:rFonts w:ascii="Calibri" w:hAnsi="Calibri" w:cs="Calibri"/>
        </w:rPr>
      </w:pPr>
    </w:p>
    <w:p w14:paraId="190747F8" w14:textId="6E710894" w:rsidR="68366744" w:rsidRPr="009B419E" w:rsidRDefault="689564DD" w:rsidP="52655E6D">
      <w:pPr>
        <w:rPr>
          <w:rFonts w:ascii="Calibri" w:hAnsi="Calibri" w:cs="Calibri"/>
          <w:b/>
          <w:bCs/>
          <w:highlight w:val="yellow"/>
        </w:rPr>
      </w:pPr>
      <w:r w:rsidRPr="009B419E">
        <w:rPr>
          <w:rFonts w:ascii="Calibri" w:hAnsi="Calibri" w:cs="Calibri"/>
          <w:b/>
          <w:bCs/>
          <w:highlight w:val="yellow"/>
        </w:rPr>
        <w:t>Can I change my investment strategy during the policy term</w:t>
      </w:r>
      <w:r w:rsidR="5EFE5CE7" w:rsidRPr="009B419E">
        <w:rPr>
          <w:rFonts w:ascii="Calibri" w:hAnsi="Calibri" w:cs="Calibri"/>
          <w:b/>
          <w:bCs/>
          <w:highlight w:val="yellow"/>
        </w:rPr>
        <w:t xml:space="preserve"> for Bajaj Life </w:t>
      </w:r>
      <w:r w:rsidR="07F9A769" w:rsidRPr="009B419E">
        <w:rPr>
          <w:rFonts w:ascii="Calibri" w:hAnsi="Calibri" w:cs="Calibri"/>
          <w:b/>
          <w:bCs/>
          <w:highlight w:val="yellow"/>
        </w:rPr>
        <w:t xml:space="preserve">Smart </w:t>
      </w:r>
      <w:r w:rsidR="5EFE5CE7" w:rsidRPr="009B419E">
        <w:rPr>
          <w:rFonts w:ascii="Calibri" w:hAnsi="Calibri" w:cs="Calibri"/>
          <w:b/>
          <w:bCs/>
          <w:highlight w:val="yellow"/>
        </w:rPr>
        <w:t>Secure</w:t>
      </w:r>
      <w:r w:rsidR="238A32F3" w:rsidRPr="009B419E">
        <w:rPr>
          <w:rFonts w:ascii="Calibri" w:hAnsi="Calibri" w:cs="Calibri"/>
          <w:b/>
          <w:bCs/>
          <w:highlight w:val="yellow"/>
        </w:rPr>
        <w:t xml:space="preserve"> ROP</w:t>
      </w:r>
      <w:r w:rsidRPr="009B419E">
        <w:rPr>
          <w:rFonts w:ascii="Calibri" w:hAnsi="Calibri" w:cs="Calibri"/>
          <w:b/>
          <w:bCs/>
          <w:highlight w:val="yellow"/>
        </w:rPr>
        <w:t>?</w:t>
      </w:r>
    </w:p>
    <w:p w14:paraId="0DFF3720" w14:textId="637EF281" w:rsidR="68366744" w:rsidRPr="00C94946" w:rsidRDefault="689564DD" w:rsidP="52655E6D">
      <w:pPr>
        <w:rPr>
          <w:rFonts w:ascii="Calibri" w:hAnsi="Calibri" w:cs="Calibri"/>
        </w:rPr>
      </w:pPr>
      <w:r w:rsidRPr="009B419E">
        <w:rPr>
          <w:rFonts w:ascii="Calibri" w:hAnsi="Calibri" w:cs="Calibri"/>
          <w:highlight w:val="yellow"/>
        </w:rPr>
        <w:t>Yes. Bajaj Life Smart Secure</w:t>
      </w:r>
      <w:r w:rsidR="5EA89828" w:rsidRPr="009B419E">
        <w:rPr>
          <w:rFonts w:ascii="Calibri" w:hAnsi="Calibri" w:cs="Calibri"/>
          <w:highlight w:val="yellow"/>
        </w:rPr>
        <w:t xml:space="preserve"> ROP</w:t>
      </w:r>
      <w:r w:rsidRPr="009B419E">
        <w:rPr>
          <w:rFonts w:ascii="Calibri" w:hAnsi="Calibri" w:cs="Calibri"/>
          <w:highlight w:val="yellow"/>
        </w:rPr>
        <w:t xml:space="preserve"> allows you to switch between different investment funds based on your financial goals and market outlook. This flexibility helps you rebalance your portfolio as your risk appetite changes over time.</w:t>
      </w:r>
    </w:p>
    <w:p w14:paraId="6D83C5AC" w14:textId="792F0342" w:rsidR="6C0BF8C5" w:rsidRPr="00C94946" w:rsidRDefault="6C0BF8C5" w:rsidP="6C0BF8C5">
      <w:pPr>
        <w:rPr>
          <w:rFonts w:ascii="Calibri" w:hAnsi="Calibri" w:cs="Calibri"/>
        </w:rPr>
      </w:pPr>
    </w:p>
    <w:p w14:paraId="31D45ED7" w14:textId="7A7300D2" w:rsidR="68366744" w:rsidRPr="00C94946" w:rsidRDefault="689564DD" w:rsidP="52655E6D">
      <w:pPr>
        <w:rPr>
          <w:rFonts w:ascii="Calibri" w:hAnsi="Calibri" w:cs="Calibri"/>
          <w:b/>
          <w:bCs/>
        </w:rPr>
      </w:pPr>
      <w:r w:rsidRPr="00C94946">
        <w:rPr>
          <w:rFonts w:ascii="Calibri" w:hAnsi="Calibri" w:cs="Calibri"/>
          <w:b/>
          <w:bCs/>
        </w:rPr>
        <w:t xml:space="preserve">Is Bajaj Life Smart Secure </w:t>
      </w:r>
      <w:r w:rsidR="3BC9626D" w:rsidRPr="00C94946">
        <w:rPr>
          <w:rFonts w:ascii="Calibri" w:hAnsi="Calibri" w:cs="Calibri"/>
          <w:b/>
          <w:bCs/>
        </w:rPr>
        <w:t xml:space="preserve">ROP </w:t>
      </w:r>
      <w:r w:rsidRPr="00C94946">
        <w:rPr>
          <w:rFonts w:ascii="Calibri" w:hAnsi="Calibri" w:cs="Calibri"/>
          <w:b/>
          <w:bCs/>
        </w:rPr>
        <w:t>good for young investors in their 20s or 30s?</w:t>
      </w:r>
    </w:p>
    <w:p w14:paraId="0A318AC7" w14:textId="37D68561" w:rsidR="68366744" w:rsidRPr="00C94946" w:rsidRDefault="689564DD" w:rsidP="52655E6D">
      <w:pPr>
        <w:rPr>
          <w:rFonts w:ascii="Calibri" w:hAnsi="Calibri" w:cs="Calibri"/>
        </w:rPr>
      </w:pPr>
      <w:r w:rsidRPr="00C94946">
        <w:rPr>
          <w:rFonts w:ascii="Calibri" w:hAnsi="Calibri" w:cs="Calibri"/>
        </w:rPr>
        <w:t xml:space="preserve">Yes. </w:t>
      </w:r>
      <w:r w:rsidR="427608BB" w:rsidRPr="00C94946">
        <w:rPr>
          <w:rFonts w:ascii="Calibri" w:hAnsi="Calibri" w:cs="Calibri"/>
        </w:rPr>
        <w:t>Younger individuals often</w:t>
      </w:r>
      <w:r w:rsidRPr="00C94946">
        <w:rPr>
          <w:rFonts w:ascii="Calibri" w:hAnsi="Calibri" w:cs="Calibri"/>
        </w:rPr>
        <w:t xml:space="preserve"> benefit from starting early because they get a longer investment horizon for wealth accumulation while also locking in life cover at a younger age. Long-term investing can also help manage market volatility more effectively.</w:t>
      </w:r>
    </w:p>
    <w:p w14:paraId="20613B0F" w14:textId="73E740CA" w:rsidR="6C0BF8C5" w:rsidRPr="00C94946" w:rsidRDefault="6C0BF8C5" w:rsidP="6C0BF8C5">
      <w:pPr>
        <w:rPr>
          <w:rFonts w:ascii="Calibri" w:hAnsi="Calibri" w:cs="Calibri"/>
        </w:rPr>
      </w:pPr>
    </w:p>
    <w:p w14:paraId="11758A24" w14:textId="21A843BA" w:rsidR="68366744" w:rsidRPr="009B419E" w:rsidDel="00950C25" w:rsidRDefault="68366744" w:rsidP="52655E6D">
      <w:pPr>
        <w:rPr>
          <w:del w:id="43" w:author="Prashant Kumar09/Pune HO/Product Development/Life" w:date="2026-05-19T19:16:00Z"/>
          <w:rFonts w:ascii="Calibri" w:hAnsi="Calibri" w:cs="Calibri"/>
          <w:b/>
          <w:bCs/>
          <w:highlight w:val="yellow"/>
        </w:rPr>
      </w:pPr>
      <w:del w:id="44" w:author="Prashant Kumar09/Pune HO/Product Development/Life" w:date="2026-05-19T19:16:00Z">
        <w:r w:rsidRPr="009B419E" w:rsidDel="00950C25">
          <w:rPr>
            <w:rFonts w:ascii="Calibri" w:hAnsi="Calibri" w:cs="Calibri"/>
            <w:b/>
            <w:bCs/>
            <w:highlight w:val="yellow"/>
          </w:rPr>
          <w:delText>What happens to my investment if something happens to me during the policy term?</w:delText>
        </w:r>
      </w:del>
    </w:p>
    <w:p w14:paraId="1535A17A" w14:textId="2381F0E7" w:rsidR="68366744" w:rsidRPr="00C94946" w:rsidDel="00950C25" w:rsidRDefault="68366744" w:rsidP="52655E6D">
      <w:pPr>
        <w:rPr>
          <w:del w:id="45" w:author="Prashant Kumar09/Pune HO/Product Development/Life" w:date="2026-05-19T19:16:00Z"/>
          <w:rFonts w:ascii="Calibri" w:hAnsi="Calibri" w:cs="Calibri"/>
        </w:rPr>
      </w:pPr>
      <w:del w:id="46" w:author="Prashant Kumar09/Pune HO/Product Development/Life" w:date="2026-05-19T19:16:00Z">
        <w:r w:rsidRPr="009B419E" w:rsidDel="00950C25">
          <w:rPr>
            <w:rFonts w:ascii="Calibri" w:hAnsi="Calibri" w:cs="Calibri"/>
            <w:highlight w:val="yellow"/>
          </w:rPr>
          <w:lastRenderedPageBreak/>
          <w:delText>In case of death during the policy term, the nominee receives the applicable death benefit as per policy terms. Depending on the event, additional benefits such as accidental death cover may also become payable under the policy.</w:delText>
        </w:r>
      </w:del>
    </w:p>
    <w:p w14:paraId="09F92A66" w14:textId="6A840ED9" w:rsidR="52655E6D" w:rsidRPr="00C94946" w:rsidRDefault="52655E6D" w:rsidP="52655E6D">
      <w:pPr>
        <w:rPr>
          <w:rFonts w:ascii="Calibri" w:hAnsi="Calibri" w:cs="Calibri"/>
          <w:b/>
          <w:bCs/>
        </w:rPr>
      </w:pPr>
    </w:p>
    <w:p w14:paraId="7EBAA70C" w14:textId="6193D8C0" w:rsidR="68366744" w:rsidRPr="00C94946" w:rsidRDefault="68366744" w:rsidP="52655E6D">
      <w:pPr>
        <w:rPr>
          <w:rFonts w:ascii="Calibri" w:hAnsi="Calibri" w:cs="Calibri"/>
          <w:b/>
          <w:bCs/>
        </w:rPr>
      </w:pPr>
      <w:r w:rsidRPr="00C94946">
        <w:rPr>
          <w:rFonts w:ascii="Calibri" w:hAnsi="Calibri" w:cs="Calibri"/>
          <w:b/>
          <w:bCs/>
        </w:rPr>
        <w:t xml:space="preserve">How does Bajaj Life Smart Secure </w:t>
      </w:r>
      <w:r w:rsidR="0B7A237D" w:rsidRPr="00C94946">
        <w:rPr>
          <w:rFonts w:ascii="Calibri" w:hAnsi="Calibri" w:cs="Calibri"/>
          <w:b/>
          <w:bCs/>
        </w:rPr>
        <w:t xml:space="preserve">ROP </w:t>
      </w:r>
      <w:r w:rsidRPr="00C94946">
        <w:rPr>
          <w:rFonts w:ascii="Calibri" w:hAnsi="Calibri" w:cs="Calibri"/>
          <w:b/>
          <w:bCs/>
        </w:rPr>
        <w:t>help during market volatility?</w:t>
      </w:r>
    </w:p>
    <w:p w14:paraId="4DFA40C2" w14:textId="74830587" w:rsidR="68366744" w:rsidRPr="00C94946" w:rsidRDefault="68366744" w:rsidP="52655E6D">
      <w:pPr>
        <w:rPr>
          <w:rFonts w:ascii="Calibri" w:hAnsi="Calibri" w:cs="Calibri"/>
        </w:rPr>
      </w:pPr>
      <w:r w:rsidRPr="00C94946">
        <w:rPr>
          <w:rFonts w:ascii="Calibri" w:hAnsi="Calibri" w:cs="Calibri"/>
        </w:rPr>
        <w:t>The plan offers multiple fund options including equity, hybrid, and debt-oriented funds. Investors can switch between funds depending on market conditions and their comfort with risk exposure.</w:t>
      </w:r>
    </w:p>
    <w:p w14:paraId="6E412818" w14:textId="1B6D7E89" w:rsidR="68366744" w:rsidRPr="00C94946" w:rsidRDefault="68366744" w:rsidP="52655E6D">
      <w:pPr>
        <w:rPr>
          <w:rFonts w:ascii="Calibri" w:hAnsi="Calibri" w:cs="Calibri"/>
          <w:b/>
          <w:bCs/>
        </w:rPr>
      </w:pPr>
      <w:r w:rsidRPr="00C94946">
        <w:rPr>
          <w:rFonts w:ascii="Calibri" w:hAnsi="Calibri" w:cs="Calibri"/>
          <w:b/>
          <w:bCs/>
        </w:rPr>
        <w:t xml:space="preserve">Are the maturity benefits from Bajaj Life Smart Secure </w:t>
      </w:r>
      <w:r w:rsidR="32CB26BE" w:rsidRPr="00C94946">
        <w:rPr>
          <w:rFonts w:ascii="Calibri" w:hAnsi="Calibri" w:cs="Calibri"/>
          <w:b/>
          <w:bCs/>
        </w:rPr>
        <w:t xml:space="preserve">ROP </w:t>
      </w:r>
      <w:r w:rsidRPr="00C94946">
        <w:rPr>
          <w:rFonts w:ascii="Calibri" w:hAnsi="Calibri" w:cs="Calibri"/>
          <w:b/>
          <w:bCs/>
        </w:rPr>
        <w:t>tax-free?</w:t>
      </w:r>
    </w:p>
    <w:p w14:paraId="3181CDFD" w14:textId="7AF241A5" w:rsidR="68366744" w:rsidRPr="00C94946" w:rsidRDefault="689564DD" w:rsidP="52655E6D">
      <w:pPr>
        <w:rPr>
          <w:rFonts w:ascii="Calibri" w:hAnsi="Calibri" w:cs="Calibri"/>
        </w:rPr>
      </w:pPr>
      <w:r w:rsidRPr="00C94946">
        <w:rPr>
          <w:rFonts w:ascii="Calibri" w:hAnsi="Calibri" w:cs="Calibri"/>
        </w:rPr>
        <w:t xml:space="preserve">Tax benefits are available as per prevailing income tax laws. Maturity proceeds may qualify for tax exemption, subject to conditions specified under the Income Tax Act. Premiums paid may also qualify for deduction. </w:t>
      </w:r>
    </w:p>
    <w:p w14:paraId="13572AD8" w14:textId="031501DA" w:rsidR="52655E6D" w:rsidRPr="00C94946" w:rsidRDefault="52655E6D" w:rsidP="52655E6D">
      <w:pPr>
        <w:rPr>
          <w:rFonts w:ascii="Calibri" w:hAnsi="Calibri" w:cs="Calibri"/>
        </w:rPr>
      </w:pPr>
    </w:p>
    <w:p w14:paraId="0F666855" w14:textId="6FB3049B" w:rsidR="7932B429" w:rsidRPr="00C94946" w:rsidRDefault="7932B429" w:rsidP="52655E6D">
      <w:pPr>
        <w:rPr>
          <w:rFonts w:ascii="Calibri" w:hAnsi="Calibri" w:cs="Calibri"/>
          <w:b/>
          <w:bCs/>
        </w:rPr>
      </w:pPr>
      <w:r w:rsidRPr="00C94946">
        <w:rPr>
          <w:rFonts w:ascii="Calibri" w:hAnsi="Calibri" w:cs="Calibri"/>
          <w:b/>
          <w:bCs/>
        </w:rPr>
        <w:t>A</w:t>
      </w:r>
      <w:r w:rsidR="68366744" w:rsidRPr="00C94946">
        <w:rPr>
          <w:rFonts w:ascii="Calibri" w:hAnsi="Calibri" w:cs="Calibri"/>
          <w:b/>
          <w:bCs/>
        </w:rPr>
        <w:t>re market-linked insurance plans becoming popular for retirement planning?</w:t>
      </w:r>
    </w:p>
    <w:p w14:paraId="371B865D" w14:textId="3858C0F4" w:rsidR="68366744" w:rsidRPr="00C94946" w:rsidRDefault="003A610E" w:rsidP="52655E6D">
      <w:pPr>
        <w:rPr>
          <w:rFonts w:ascii="Calibri" w:hAnsi="Calibri" w:cs="Calibri"/>
        </w:rPr>
      </w:pPr>
      <w:r w:rsidRPr="00C94946">
        <w:rPr>
          <w:rFonts w:ascii="Calibri" w:hAnsi="Calibri" w:cs="Calibri"/>
        </w:rPr>
        <w:t xml:space="preserve">Yes. </w:t>
      </w:r>
      <w:r w:rsidR="68366744" w:rsidRPr="00C94946">
        <w:rPr>
          <w:rFonts w:ascii="Calibri" w:hAnsi="Calibri" w:cs="Calibri"/>
        </w:rPr>
        <w:t xml:space="preserve">Many investors today look for products that combine protection and long-term wealth creation in one solution. Market-linked insurance plans are increasingly used for retirement planning because they offer disciplined investing, life cover, and the potential for long-term market-linked growth. </w:t>
      </w:r>
    </w:p>
    <w:p w14:paraId="1B12D5ED" w14:textId="5899B09F" w:rsidR="52655E6D" w:rsidRPr="00C94946" w:rsidRDefault="52655E6D" w:rsidP="52655E6D">
      <w:pPr>
        <w:rPr>
          <w:rFonts w:ascii="Calibri" w:hAnsi="Calibri" w:cs="Calibri"/>
        </w:rPr>
      </w:pPr>
    </w:p>
    <w:p w14:paraId="7EA1729D" w14:textId="6136C888" w:rsidR="68366744" w:rsidRPr="00C94946" w:rsidRDefault="68366744" w:rsidP="52655E6D">
      <w:pPr>
        <w:rPr>
          <w:rFonts w:ascii="Calibri" w:hAnsi="Calibri" w:cs="Calibri"/>
          <w:b/>
          <w:bCs/>
        </w:rPr>
      </w:pPr>
      <w:r w:rsidRPr="00C94946">
        <w:rPr>
          <w:rFonts w:ascii="Calibri" w:hAnsi="Calibri" w:cs="Calibri"/>
          <w:b/>
          <w:bCs/>
        </w:rPr>
        <w:t xml:space="preserve">Can I partially withdraw money from </w:t>
      </w:r>
      <w:r w:rsidR="16CFE56B" w:rsidRPr="00C94946">
        <w:rPr>
          <w:rFonts w:ascii="Calibri" w:hAnsi="Calibri" w:cs="Calibri"/>
          <w:b/>
          <w:bCs/>
        </w:rPr>
        <w:t xml:space="preserve">my </w:t>
      </w:r>
      <w:r w:rsidRPr="00C94946">
        <w:rPr>
          <w:rFonts w:ascii="Calibri" w:hAnsi="Calibri" w:cs="Calibri"/>
          <w:b/>
          <w:bCs/>
        </w:rPr>
        <w:t>Bajaj Life Smart Secure</w:t>
      </w:r>
      <w:r w:rsidR="00284CEC" w:rsidRPr="00C94946">
        <w:rPr>
          <w:rFonts w:ascii="Calibri" w:hAnsi="Calibri" w:cs="Calibri"/>
          <w:b/>
          <w:bCs/>
        </w:rPr>
        <w:t xml:space="preserve"> </w:t>
      </w:r>
      <w:r w:rsidR="092C58ED" w:rsidRPr="00C94946">
        <w:rPr>
          <w:rFonts w:ascii="Calibri" w:hAnsi="Calibri" w:cs="Calibri"/>
          <w:b/>
          <w:bCs/>
        </w:rPr>
        <w:t xml:space="preserve">ROP </w:t>
      </w:r>
      <w:r w:rsidR="00284CEC" w:rsidRPr="00C94946">
        <w:rPr>
          <w:rFonts w:ascii="Calibri" w:hAnsi="Calibri" w:cs="Calibri"/>
          <w:b/>
          <w:bCs/>
        </w:rPr>
        <w:t>fund</w:t>
      </w:r>
      <w:r w:rsidRPr="00C94946">
        <w:rPr>
          <w:rFonts w:ascii="Calibri" w:hAnsi="Calibri" w:cs="Calibri"/>
          <w:b/>
          <w:bCs/>
        </w:rPr>
        <w:t>?</w:t>
      </w:r>
    </w:p>
    <w:p w14:paraId="7B24039F" w14:textId="60D2D077" w:rsidR="68366744" w:rsidRPr="00C94946" w:rsidRDefault="005B2D05" w:rsidP="52655E6D">
      <w:pPr>
        <w:rPr>
          <w:rFonts w:ascii="Calibri" w:hAnsi="Calibri" w:cs="Calibri"/>
        </w:rPr>
      </w:pPr>
      <w:r w:rsidRPr="00C94946">
        <w:rPr>
          <w:rFonts w:ascii="Calibri" w:hAnsi="Calibri" w:cs="Calibri"/>
        </w:rPr>
        <w:t xml:space="preserve">Yes. </w:t>
      </w:r>
      <w:r w:rsidR="68366744" w:rsidRPr="00C94946">
        <w:rPr>
          <w:rFonts w:ascii="Calibri" w:hAnsi="Calibri" w:cs="Calibri"/>
        </w:rPr>
        <w:t xml:space="preserve">Partial withdrawals may be available after the completion of the lock-in period, subject to policy terms and conditions. This can help during important life milestones or financial emergencies. </w:t>
      </w:r>
    </w:p>
    <w:p w14:paraId="4A0DC79A" w14:textId="37C5BECE" w:rsidR="52655E6D" w:rsidRPr="00C94946" w:rsidRDefault="52655E6D" w:rsidP="52655E6D">
      <w:pPr>
        <w:rPr>
          <w:rFonts w:ascii="Calibri" w:hAnsi="Calibri" w:cs="Calibri"/>
        </w:rPr>
      </w:pPr>
    </w:p>
    <w:p w14:paraId="1D615A76" w14:textId="41C62C05" w:rsidR="68366744" w:rsidRPr="00C94946" w:rsidRDefault="68366744" w:rsidP="52655E6D">
      <w:pPr>
        <w:rPr>
          <w:rFonts w:ascii="Calibri" w:hAnsi="Calibri" w:cs="Calibri"/>
          <w:b/>
          <w:bCs/>
        </w:rPr>
      </w:pPr>
      <w:r w:rsidRPr="00C94946">
        <w:rPr>
          <w:rFonts w:ascii="Calibri" w:hAnsi="Calibri" w:cs="Calibri"/>
          <w:b/>
          <w:bCs/>
        </w:rPr>
        <w:t xml:space="preserve">Is Bajaj Life Smart Secure </w:t>
      </w:r>
      <w:r w:rsidR="5A97436F" w:rsidRPr="00C94946">
        <w:rPr>
          <w:rFonts w:ascii="Calibri" w:hAnsi="Calibri" w:cs="Calibri"/>
          <w:b/>
          <w:bCs/>
        </w:rPr>
        <w:t xml:space="preserve">ROP </w:t>
      </w:r>
      <w:r w:rsidRPr="00C94946">
        <w:rPr>
          <w:rFonts w:ascii="Calibri" w:hAnsi="Calibri" w:cs="Calibri"/>
          <w:b/>
          <w:bCs/>
        </w:rPr>
        <w:t>suitable for high-income professionals?</w:t>
      </w:r>
    </w:p>
    <w:p w14:paraId="265369EA" w14:textId="3365ADC1" w:rsidR="00D82D24" w:rsidRPr="00C94946" w:rsidRDefault="689564DD" w:rsidP="52655E6D">
      <w:pPr>
        <w:rPr>
          <w:rFonts w:ascii="Calibri" w:hAnsi="Calibri" w:cs="Calibri"/>
        </w:rPr>
      </w:pPr>
      <w:r w:rsidRPr="00C94946">
        <w:rPr>
          <w:rFonts w:ascii="Calibri" w:hAnsi="Calibri" w:cs="Calibri"/>
        </w:rPr>
        <w:t xml:space="preserve">Yes. Professionals looking for high life cover, tax efficiency, and long-term market-linked wealth creation may consider plans like Bajaj Life Smart Secure </w:t>
      </w:r>
      <w:r w:rsidR="68C8BD88" w:rsidRPr="00C94946">
        <w:rPr>
          <w:rFonts w:ascii="Calibri" w:hAnsi="Calibri" w:cs="Calibri"/>
        </w:rPr>
        <w:t xml:space="preserve">ROP </w:t>
      </w:r>
      <w:r w:rsidRPr="00C94946">
        <w:rPr>
          <w:rFonts w:ascii="Calibri" w:hAnsi="Calibri" w:cs="Calibri"/>
        </w:rPr>
        <w:t>as part of their financial planning strategy.</w:t>
      </w:r>
      <w:r w:rsidR="68366744" w:rsidRPr="00C94946">
        <w:rPr>
          <w:rFonts w:ascii="Calibri" w:hAnsi="Calibri" w:cs="Calibri"/>
        </w:rPr>
        <w:br/>
      </w:r>
      <w:r w:rsidR="68366744" w:rsidRPr="00C94946">
        <w:rPr>
          <w:rFonts w:ascii="Calibri" w:hAnsi="Calibri" w:cs="Calibri"/>
        </w:rPr>
        <w:br/>
      </w:r>
    </w:p>
    <w:p w14:paraId="5EC79566" w14:textId="77777777" w:rsidR="00D82D24" w:rsidRPr="00C94946" w:rsidRDefault="00D82D24">
      <w:pPr>
        <w:rPr>
          <w:rFonts w:ascii="Calibri" w:hAnsi="Calibri" w:cs="Calibri"/>
        </w:rPr>
      </w:pPr>
      <w:r w:rsidRPr="00C94946">
        <w:rPr>
          <w:rFonts w:ascii="Calibri" w:hAnsi="Calibri" w:cs="Calibri"/>
        </w:rPr>
        <w:br w:type="page"/>
      </w:r>
    </w:p>
    <w:p w14:paraId="1015E7AE" w14:textId="67807FA7" w:rsidR="68366744" w:rsidRPr="00C94946" w:rsidRDefault="00D82D24" w:rsidP="52655E6D">
      <w:pPr>
        <w:rPr>
          <w:rFonts w:ascii="Calibri" w:hAnsi="Calibri" w:cs="Calibri"/>
        </w:rPr>
      </w:pPr>
      <w:r w:rsidRPr="00C94946">
        <w:rPr>
          <w:rFonts w:ascii="Calibri" w:hAnsi="Calibri" w:cs="Calibri"/>
        </w:rPr>
        <w:lastRenderedPageBreak/>
        <w:t>Disclaimers</w:t>
      </w:r>
    </w:p>
    <w:p w14:paraId="259681FE" w14:textId="77777777" w:rsidR="00231619" w:rsidRPr="00C94946" w:rsidRDefault="00231619" w:rsidP="00231619">
      <w:pPr>
        <w:rPr>
          <w:rFonts w:ascii="Calibri" w:hAnsi="Calibri" w:cs="Calibri"/>
          <w:b/>
          <w:bCs/>
          <w:lang w:val="en-IN"/>
        </w:rPr>
      </w:pPr>
      <w:r w:rsidRPr="00C94946">
        <w:rPr>
          <w:rFonts w:ascii="Calibri" w:hAnsi="Calibri" w:cs="Calibri"/>
          <w:b/>
          <w:bCs/>
          <w:lang w:val="en-IN"/>
        </w:rPr>
        <w:t>IN THIS POLICY, THE INVESTMENT RISK IN INVESTMENT PORTFOLIO IS BORNE BY THE POLICYHOLDER.</w:t>
      </w:r>
    </w:p>
    <w:p w14:paraId="5771EFC9" w14:textId="1A05B548" w:rsidR="00231619" w:rsidRPr="00C94946" w:rsidRDefault="00231619" w:rsidP="00231619">
      <w:pPr>
        <w:rPr>
          <w:rFonts w:ascii="Calibri" w:hAnsi="Calibri" w:cs="Calibri"/>
          <w:b/>
          <w:bCs/>
        </w:rPr>
      </w:pPr>
      <w:r w:rsidRPr="00C94946">
        <w:rPr>
          <w:rFonts w:ascii="Calibri" w:hAnsi="Calibri" w:cs="Calibri"/>
        </w:rPr>
        <w:t>This advertisement is designed for combination of Benefits of two individual products named (1) Bajaj Life Invest Protect Goal Plus – Elite Variant - A Unit-Linked Non-Participating Individual Life Savings Insurance Plan (UIN:116L215V01). (2) Bajaj Life Secure Plus - Shield with ROP Variant – A Non-Participating, Non-Linked, Individual Health Plan (UIN:116N216V01). The customer is advised to refer to the detailed sales brochure of respective individual products mentioned herein before concluding the sale.</w:t>
      </w:r>
    </w:p>
    <w:p w14:paraId="4FBD1B9F" w14:textId="6DD9CBF2" w:rsidR="00231619" w:rsidRPr="00C94946" w:rsidRDefault="00231619" w:rsidP="00231619">
      <w:pPr>
        <w:rPr>
          <w:rFonts w:ascii="Calibri" w:hAnsi="Calibri" w:cs="Calibri"/>
        </w:rPr>
      </w:pPr>
      <w:r w:rsidRPr="00C94946">
        <w:rPr>
          <w:rFonts w:ascii="Calibri" w:hAnsi="Calibri" w:cs="Calibri"/>
          <w:b/>
          <w:bCs/>
        </w:rPr>
        <w:t>Bajaj Life Insurance Limited</w:t>
      </w:r>
      <w:r w:rsidRPr="00C94946">
        <w:rPr>
          <w:rFonts w:ascii="Calibri" w:hAnsi="Calibri" w:cs="Calibri"/>
        </w:rPr>
        <w:t xml:space="preserve"> (Formerly known as Bajaj Allianz Life Insurance Company Limited)</w:t>
      </w:r>
    </w:p>
    <w:p w14:paraId="1E3E07FD" w14:textId="24D97F13" w:rsidR="00231619" w:rsidRPr="00C94946" w:rsidRDefault="00231619" w:rsidP="00231619">
      <w:pPr>
        <w:rPr>
          <w:rFonts w:ascii="Calibri" w:hAnsi="Calibri" w:cs="Calibri"/>
        </w:rPr>
      </w:pPr>
      <w:r w:rsidRPr="00C94946">
        <w:rPr>
          <w:rFonts w:ascii="Calibri" w:hAnsi="Calibri" w:cs="Calibri"/>
          <w:b/>
          <w:bCs/>
        </w:rPr>
        <w:t>BEWARE OF SPURIOUS PHONE CALLS AND FICTITIOUS / FRAUDULENT OFFERS</w:t>
      </w:r>
      <w:r w:rsidRPr="00C94946">
        <w:rPr>
          <w:rFonts w:ascii="Calibri" w:hAnsi="Calibri" w:cs="Calibri"/>
        </w:rPr>
        <w:t>: IRDAI or its officials do not involve in activities like selling insurance policies, announcing bonus or investment of premiums. Public receiving such phone calls are requested to lodge a police complaint.</w:t>
      </w:r>
    </w:p>
    <w:p w14:paraId="06C36E65" w14:textId="54E33F86" w:rsidR="00231619" w:rsidRPr="00C94946" w:rsidRDefault="00231619" w:rsidP="00231619">
      <w:pPr>
        <w:rPr>
          <w:rFonts w:ascii="Calibri" w:hAnsi="Calibri" w:cs="Calibri"/>
          <w:lang w:val="en-IN"/>
        </w:rPr>
      </w:pPr>
      <w:r w:rsidRPr="00C94946">
        <w:rPr>
          <w:rFonts w:ascii="Calibri" w:hAnsi="Calibri" w:cs="Calibri"/>
          <w:b/>
          <w:lang w:val="en-IN"/>
        </w:rPr>
        <w:t>Risk Factors and Warning Statements</w:t>
      </w:r>
      <w:r w:rsidRPr="00C94946">
        <w:rPr>
          <w:rFonts w:ascii="Calibri" w:hAnsi="Calibri" w:cs="Calibri"/>
          <w:lang w:val="en-IN"/>
        </w:rPr>
        <w:t xml:space="preserve">: Bajaj Life Insurance Limited and Bajaj Life Invest Protect Goal Plus and Bajaj Life Secure Plus are the names of the company and the products respectively and do not in any way indicate the quality of the product and its future prospects or returns. Bajaj Life Insurance Limited. Regd. Office Address: Bajaj Insurance House, Airport Road, </w:t>
      </w:r>
      <w:proofErr w:type="spellStart"/>
      <w:r w:rsidRPr="00C94946">
        <w:rPr>
          <w:rFonts w:ascii="Calibri" w:hAnsi="Calibri" w:cs="Calibri"/>
          <w:lang w:val="en-IN"/>
        </w:rPr>
        <w:t>Yerawada</w:t>
      </w:r>
      <w:proofErr w:type="spellEnd"/>
      <w:r w:rsidRPr="00C94946">
        <w:rPr>
          <w:rFonts w:ascii="Calibri" w:hAnsi="Calibri" w:cs="Calibri"/>
          <w:lang w:val="en-IN"/>
        </w:rPr>
        <w:t xml:space="preserve">, Pune - 411006, Reg. No.: 116, </w:t>
      </w:r>
      <w:proofErr w:type="gramStart"/>
      <w:r w:rsidRPr="00C94946">
        <w:rPr>
          <w:rFonts w:ascii="Calibri" w:hAnsi="Calibri" w:cs="Calibri"/>
          <w:lang w:val="en-IN"/>
        </w:rPr>
        <w:t>CIN :U</w:t>
      </w:r>
      <w:proofErr w:type="gramEnd"/>
      <w:r w:rsidRPr="00C94946">
        <w:rPr>
          <w:rFonts w:ascii="Calibri" w:hAnsi="Calibri" w:cs="Calibri"/>
          <w:lang w:val="en-IN"/>
        </w:rPr>
        <w:t xml:space="preserve">66010PN2001PLC015959, Call us on Customer Care Number - 020-67121212, Mail us: customercare@bajajlife.com. The Logo of Bajaj Life Insurance Limited is provided on the basis of license given by Bajaj </w:t>
      </w:r>
      <w:proofErr w:type="spellStart"/>
      <w:r w:rsidRPr="00C94946">
        <w:rPr>
          <w:rFonts w:ascii="Calibri" w:hAnsi="Calibri" w:cs="Calibri"/>
          <w:lang w:val="en-IN"/>
        </w:rPr>
        <w:t>Finserv</w:t>
      </w:r>
      <w:proofErr w:type="spellEnd"/>
      <w:r w:rsidRPr="00C94946">
        <w:rPr>
          <w:rFonts w:ascii="Calibri" w:hAnsi="Calibri" w:cs="Calibri"/>
          <w:lang w:val="en-IN"/>
        </w:rPr>
        <w:t xml:space="preserve"> Ltd. to use its “Bajaj” Logo. For more details on risk factors, terms and conditions please read sales brochure &amp; policy document of respective products (available on www.bajajlifeinsurance.com) carefully before concluding a sale. All charges/ taxes, as applicable, will be borne by the Policyholder.</w:t>
      </w:r>
    </w:p>
    <w:p w14:paraId="25F001E5" w14:textId="0CF7A586" w:rsidR="00231619" w:rsidRPr="00C94946" w:rsidRDefault="00231619" w:rsidP="00231619">
      <w:pPr>
        <w:rPr>
          <w:rFonts w:ascii="Calibri" w:hAnsi="Calibri" w:cs="Calibri"/>
          <w:lang w:val="en-IN"/>
        </w:rPr>
      </w:pPr>
      <w:r w:rsidRPr="00C94946">
        <w:rPr>
          <w:rFonts w:ascii="Calibri" w:hAnsi="Calibri" w:cs="Calibri"/>
          <w:lang w:val="en-IN"/>
        </w:rPr>
        <w:t xml:space="preserve">ULIPs are different from the traditional insurance products and are subject to the risk factors. The premium paid in ULIPs are subject to investment risks associated with capital markets and the NAVs of the units may go up or down based on the performance of fund and factors influencing the capital market and the insured is responsible for his/her decisions. Bajaj Life Insurance Limited is only the name of the Life Insurance Company and Bajaj Life Invest Protect Goal Plus - Elite Variant - A Unit-Linked Non-Participating Individual Life Savings Insurance Plan (UIN:116L215V01) is only the name of the unit linked insurance contract and does not in any way indicate the quality of the contract, its future prospects or returns. Please know the associated risks and the applicable charges, from your insurance agent or the Intermediary or policy document issued by the insurance company. The various funds offered under this </w:t>
      </w:r>
      <w:r w:rsidRPr="00C94946">
        <w:rPr>
          <w:rFonts w:ascii="Calibri" w:hAnsi="Calibri" w:cs="Calibri"/>
          <w:lang w:val="en-IN"/>
        </w:rPr>
        <w:lastRenderedPageBreak/>
        <w:t>contract are the names of the funds and do not in any way indicate the quality of these plans, their future prospects and returns. Bajaj Life Secure Plus - Shield with ROP Variant - A Non-Participating, Non-Linked, Individual Health Plan (UIN:116N216V01)</w:t>
      </w:r>
    </w:p>
    <w:p w14:paraId="2A940542" w14:textId="2F2217B8" w:rsidR="004454DE" w:rsidRPr="00C94946" w:rsidRDefault="004454DE" w:rsidP="004454DE">
      <w:pPr>
        <w:rPr>
          <w:rFonts w:ascii="Calibri" w:hAnsi="Calibri" w:cs="Calibri"/>
        </w:rPr>
      </w:pPr>
    </w:p>
    <w:p w14:paraId="6A15C655" w14:textId="42B43AA3" w:rsidR="00D5289B" w:rsidRPr="00C94946" w:rsidRDefault="00D5289B" w:rsidP="004454DE">
      <w:pPr>
        <w:rPr>
          <w:rFonts w:ascii="Calibri" w:hAnsi="Calibri" w:cs="Calibri"/>
        </w:rPr>
      </w:pPr>
      <w:r w:rsidRPr="00C94946">
        <w:rPr>
          <w:rFonts w:ascii="Calibri" w:hAnsi="Calibri" w:cs="Calibri"/>
          <w:vertAlign w:val="superscript"/>
        </w:rPr>
        <w:t>##</w:t>
      </w:r>
      <w:r w:rsidRPr="00C94946">
        <w:rPr>
          <w:rFonts w:ascii="Calibri" w:hAnsi="Calibri" w:cs="Calibri"/>
        </w:rPr>
        <w:t xml:space="preserve">Individual and group, as on February, 2026 | </w:t>
      </w:r>
      <w:r w:rsidRPr="00C94946">
        <w:rPr>
          <w:rFonts w:ascii="Calibri" w:hAnsi="Calibri" w:cs="Calibri"/>
          <w:vertAlign w:val="superscript"/>
        </w:rPr>
        <w:t>~</w:t>
      </w:r>
      <w:r w:rsidRPr="00C94946">
        <w:rPr>
          <w:rFonts w:ascii="Calibri" w:hAnsi="Calibri" w:cs="Calibri"/>
        </w:rPr>
        <w:t>Individual Death Claim Settlement Ratio for FY 2024-2025, as on 31 March, 2025 | </w:t>
      </w:r>
      <w:r w:rsidRPr="00C94946">
        <w:rPr>
          <w:rFonts w:ascii="Calibri" w:hAnsi="Calibri" w:cs="Calibri"/>
          <w:vertAlign w:val="superscript"/>
        </w:rPr>
        <w:t>^^^</w:t>
      </w:r>
      <w:r w:rsidRPr="00C94946">
        <w:rPr>
          <w:rFonts w:ascii="Calibri" w:hAnsi="Calibri" w:cs="Calibri"/>
        </w:rPr>
        <w:t xml:space="preserve">Solvency ratio 343% as at 30 June, 2025 against IRDAI mandated 150%. As on 30 June, 2025 | </w:t>
      </w:r>
      <w:r w:rsidRPr="00C94946">
        <w:rPr>
          <w:rFonts w:ascii="Calibri" w:hAnsi="Calibri" w:cs="Calibri"/>
          <w:vertAlign w:val="superscript"/>
        </w:rPr>
        <w:t>$</w:t>
      </w:r>
      <w:r w:rsidRPr="00C94946">
        <w:rPr>
          <w:rFonts w:ascii="Calibri" w:hAnsi="Calibri" w:cs="Calibri"/>
        </w:rPr>
        <w:t>For details refer to press release published by  </w:t>
      </w:r>
      <w:hyperlink r:id="rId18" w:history="1">
        <w:r w:rsidRPr="00C94946">
          <w:rPr>
            <w:rStyle w:val="Hyperlink"/>
            <w:rFonts w:ascii="Calibri" w:hAnsi="Calibri" w:cs="Calibri"/>
          </w:rPr>
          <w:t>CARE</w:t>
        </w:r>
      </w:hyperlink>
      <w:r w:rsidRPr="00C94946">
        <w:rPr>
          <w:rFonts w:ascii="Calibri" w:hAnsi="Calibri" w:cs="Calibri"/>
        </w:rPr>
        <w:t> </w:t>
      </w:r>
    </w:p>
    <w:p w14:paraId="22786F6D" w14:textId="2336690C" w:rsidR="0038688E" w:rsidRPr="00C94946" w:rsidRDefault="0038688E" w:rsidP="004454DE">
      <w:pPr>
        <w:rPr>
          <w:rFonts w:ascii="Calibri" w:hAnsi="Calibri" w:cs="Calibri"/>
        </w:rPr>
      </w:pPr>
      <w:r w:rsidRPr="00C94946">
        <w:rPr>
          <w:rFonts w:ascii="Calibri" w:hAnsi="Calibri" w:cs="Calibri"/>
        </w:rPr>
        <w:t>Source - https://investor.sebi.gov.in/moneymatters-inflation.html?utm_source=chatgpt.com</w:t>
      </w:r>
    </w:p>
    <w:p w14:paraId="6AFDBD72" w14:textId="5D11ECC0" w:rsidR="00D82D24" w:rsidRPr="00C94946" w:rsidRDefault="00D82D24" w:rsidP="00D82D24">
      <w:pPr>
        <w:rPr>
          <w:rFonts w:ascii="Calibri" w:hAnsi="Calibri" w:cs="Calibri"/>
        </w:rPr>
      </w:pPr>
      <w:proofErr w:type="spellStart"/>
      <w:r w:rsidRPr="00C94946">
        <w:rPr>
          <w:rFonts w:ascii="Calibri" w:hAnsi="Calibri" w:cs="Calibri"/>
          <w:vertAlign w:val="superscript"/>
        </w:rPr>
        <w:t>a</w:t>
      </w:r>
      <w:r w:rsidRPr="00C94946">
        <w:rPr>
          <w:rFonts w:ascii="Calibri" w:hAnsi="Calibri" w:cs="Calibri"/>
        </w:rPr>
        <w:t>Above</w:t>
      </w:r>
      <w:proofErr w:type="spellEnd"/>
      <w:r w:rsidRPr="00C94946">
        <w:rPr>
          <w:rFonts w:ascii="Calibri" w:hAnsi="Calibri" w:cs="Calibri"/>
        </w:rPr>
        <w:t xml:space="preserve"> illustration is considering Male aged 40 years | Standard Life | Policy term (PT) – 30 years | Premium Payment Term (PPT) – 10 years | Annualized Premium - ₹1,86,964 (Premium for Bajaj Life Invest Protect Goal Plus – Elite Variant is ₹1,45,162 and Premium for Bajaj Life Secure Plus - Shield with ROP Variant is ₹41,802) | Fund Value ₹67,66,286, ROP</w:t>
      </w:r>
      <w:r w:rsidRPr="00DB19EA">
        <w:rPr>
          <w:rFonts w:ascii="Calibri" w:hAnsi="Calibri" w:cs="Calibri"/>
          <w:vertAlign w:val="superscript"/>
        </w:rPr>
        <w:t>3</w:t>
      </w:r>
      <w:r w:rsidRPr="00C94946">
        <w:rPr>
          <w:rFonts w:ascii="Calibri" w:hAnsi="Calibri" w:cs="Calibri"/>
        </w:rPr>
        <w:t xml:space="preserve"> amount -₹4,18,020 | Yearly Premium Payment Mode | Sum Assured: </w:t>
      </w:r>
      <w:r w:rsidR="00530C8E" w:rsidRPr="00C94946">
        <w:rPr>
          <w:rFonts w:ascii="Calibri" w:hAnsi="Calibri" w:cs="Calibri"/>
        </w:rPr>
        <w:t>₹</w:t>
      </w:r>
      <w:r w:rsidRPr="00C94946">
        <w:rPr>
          <w:rFonts w:ascii="Calibri" w:hAnsi="Calibri" w:cs="Calibri"/>
        </w:rPr>
        <w:t xml:space="preserve">1 Crore. In case of death at age 60 years, death benefit payable at 4% and 8% return will be ₹1,00,00,000 | This illustration is considering investment in "Pure Stock Fund (ULIF02721/07/06PURSTKFUN116) </w:t>
      </w:r>
    </w:p>
    <w:p w14:paraId="3A1258CA" w14:textId="2C5DCCF6" w:rsidR="00D82D24" w:rsidRDefault="00DB19EA" w:rsidP="00D82D24">
      <w:pPr>
        <w:rPr>
          <w:rFonts w:ascii="Calibri" w:hAnsi="Calibri" w:cs="Calibri"/>
          <w:lang w:val="en-IN"/>
        </w:rPr>
      </w:pPr>
      <w:proofErr w:type="spellStart"/>
      <w:r>
        <w:rPr>
          <w:rFonts w:ascii="Calibri" w:hAnsi="Calibri" w:cs="Calibri"/>
          <w:vertAlign w:val="superscript"/>
          <w:lang w:val="en-IN"/>
        </w:rPr>
        <w:t>d</w:t>
      </w:r>
      <w:r w:rsidR="00D82D24" w:rsidRPr="00C94946">
        <w:rPr>
          <w:rFonts w:ascii="Calibri" w:hAnsi="Calibri" w:cs="Calibri"/>
          <w:lang w:val="en-IN"/>
        </w:rPr>
        <w:t>Above</w:t>
      </w:r>
      <w:proofErr w:type="spellEnd"/>
      <w:r w:rsidR="00D82D24" w:rsidRPr="00C94946">
        <w:rPr>
          <w:rFonts w:ascii="Calibri" w:hAnsi="Calibri" w:cs="Calibri"/>
          <w:lang w:val="en-IN"/>
        </w:rPr>
        <w:t xml:space="preserve"> illustration is considering Male aged 35 years | Standard Life | Policy term (PT) – 30 years | Premium Payment Term (PPT) – 10 years | Annualized Premium - </w:t>
      </w:r>
      <w:r w:rsidR="00D82D24" w:rsidRPr="00C94946">
        <w:rPr>
          <w:rFonts w:ascii="Calibri" w:hAnsi="Calibri" w:cs="Calibri"/>
        </w:rPr>
        <w:t>₹</w:t>
      </w:r>
      <w:r w:rsidR="00D82D24" w:rsidRPr="00C94946">
        <w:rPr>
          <w:rFonts w:ascii="Calibri" w:hAnsi="Calibri" w:cs="Calibri"/>
          <w:lang w:val="en-IN"/>
        </w:rPr>
        <w:t xml:space="preserve">1,41,099 (Premium for Bajaj Life Invest Protect Goal Plus – Elite Variant is </w:t>
      </w:r>
      <w:r w:rsidR="00D82D24" w:rsidRPr="00C94946">
        <w:rPr>
          <w:rFonts w:ascii="Calibri" w:hAnsi="Calibri" w:cs="Calibri"/>
        </w:rPr>
        <w:t>₹</w:t>
      </w:r>
      <w:r w:rsidR="00D82D24" w:rsidRPr="00C94946">
        <w:rPr>
          <w:rFonts w:ascii="Calibri" w:hAnsi="Calibri" w:cs="Calibri"/>
          <w:lang w:val="en-IN"/>
        </w:rPr>
        <w:t>1,02,273</w:t>
      </w:r>
      <w:r w:rsidR="00D82D24" w:rsidRPr="00C94946">
        <w:rPr>
          <w:rFonts w:ascii="Calibri" w:hAnsi="Calibri" w:cs="Calibri"/>
        </w:rPr>
        <w:t xml:space="preserve"> </w:t>
      </w:r>
      <w:r w:rsidR="00D82D24" w:rsidRPr="00C94946">
        <w:rPr>
          <w:rFonts w:ascii="Calibri" w:hAnsi="Calibri" w:cs="Calibri"/>
          <w:lang w:val="en-IN"/>
        </w:rPr>
        <w:t xml:space="preserve">and Premium for Bajaj Life Secure Plus - Shield with ROP Variant is </w:t>
      </w:r>
      <w:r w:rsidR="00D82D24" w:rsidRPr="00C94946">
        <w:rPr>
          <w:rFonts w:ascii="Calibri" w:hAnsi="Calibri" w:cs="Calibri"/>
        </w:rPr>
        <w:t>₹</w:t>
      </w:r>
      <w:r w:rsidR="00D82D24" w:rsidRPr="00C94946">
        <w:rPr>
          <w:rFonts w:ascii="Calibri" w:hAnsi="Calibri" w:cs="Calibri"/>
          <w:lang w:val="en-IN"/>
        </w:rPr>
        <w:t xml:space="preserve">38,826) | Fund Value </w:t>
      </w:r>
      <w:r w:rsidR="00D82D24" w:rsidRPr="00C94946">
        <w:rPr>
          <w:rFonts w:ascii="Calibri" w:hAnsi="Calibri" w:cs="Calibri"/>
        </w:rPr>
        <w:t>₹</w:t>
      </w:r>
      <w:r w:rsidR="00D82D24" w:rsidRPr="00C94946">
        <w:rPr>
          <w:rFonts w:ascii="Calibri" w:hAnsi="Calibri" w:cs="Calibri"/>
          <w:lang w:val="en-IN"/>
        </w:rPr>
        <w:t>46,71,920, ROP</w:t>
      </w:r>
      <w:r w:rsidR="00D82D24" w:rsidRPr="00DB19EA">
        <w:rPr>
          <w:rFonts w:ascii="Calibri" w:hAnsi="Calibri" w:cs="Calibri"/>
          <w:vertAlign w:val="superscript"/>
          <w:lang w:val="en-IN"/>
        </w:rPr>
        <w:t>3</w:t>
      </w:r>
      <w:r w:rsidR="00D82D24" w:rsidRPr="00C94946">
        <w:rPr>
          <w:rFonts w:ascii="Calibri" w:hAnsi="Calibri" w:cs="Calibri"/>
          <w:lang w:val="en-IN"/>
        </w:rPr>
        <w:t xml:space="preserve"> amount - </w:t>
      </w:r>
      <w:r w:rsidR="00D82D24" w:rsidRPr="00C94946">
        <w:rPr>
          <w:rFonts w:ascii="Calibri" w:hAnsi="Calibri" w:cs="Calibri"/>
        </w:rPr>
        <w:t>₹</w:t>
      </w:r>
      <w:r w:rsidR="00D82D24" w:rsidRPr="00C94946">
        <w:rPr>
          <w:rFonts w:ascii="Calibri" w:hAnsi="Calibri" w:cs="Calibri"/>
          <w:lang w:val="en-IN"/>
        </w:rPr>
        <w:t xml:space="preserve">3,88,260 | Yearly Premium Payment Mode | Sum Assured: </w:t>
      </w:r>
      <w:r w:rsidR="00D82D24" w:rsidRPr="00C94946">
        <w:rPr>
          <w:rFonts w:ascii="Calibri" w:hAnsi="Calibri" w:cs="Calibri"/>
        </w:rPr>
        <w:t>₹</w:t>
      </w:r>
      <w:r w:rsidR="00D82D24" w:rsidRPr="00C94946">
        <w:rPr>
          <w:rFonts w:ascii="Calibri" w:hAnsi="Calibri" w:cs="Calibri"/>
          <w:lang w:val="en-IN"/>
        </w:rPr>
        <w:t xml:space="preserve">1 Crore. In case of death at age 60 years, death benefit payable at 4% and 8% return will be ₹1,00,00,000 | This illustration is considering investment in "Pure Stock Fund </w:t>
      </w:r>
      <w:r>
        <w:rPr>
          <w:rFonts w:ascii="Calibri" w:hAnsi="Calibri" w:cs="Calibri"/>
          <w:lang w:val="en-IN"/>
        </w:rPr>
        <w:t xml:space="preserve">(ULIF02721/07/06PURSTKFUN116) </w:t>
      </w:r>
      <w:r w:rsidR="00D82D24" w:rsidRPr="00C94946">
        <w:rPr>
          <w:rFonts w:ascii="Calibri" w:hAnsi="Calibri" w:cs="Calibri"/>
          <w:lang w:val="en-IN"/>
        </w:rPr>
        <w:t xml:space="preserve"> </w:t>
      </w:r>
      <w:r>
        <w:rPr>
          <w:rFonts w:ascii="Calibri" w:hAnsi="Calibri" w:cs="Calibri"/>
          <w:lang w:val="en-IN"/>
        </w:rPr>
        <w:br/>
      </w:r>
      <w:r>
        <w:rPr>
          <w:rFonts w:ascii="Calibri" w:hAnsi="Calibri" w:cs="Calibri"/>
          <w:lang w:val="en-IN"/>
        </w:rPr>
        <w:br/>
      </w:r>
      <w:proofErr w:type="spellStart"/>
      <w:r w:rsidR="00D82D24" w:rsidRPr="00C94946">
        <w:rPr>
          <w:rFonts w:ascii="Calibri" w:hAnsi="Calibri" w:cs="Calibri"/>
          <w:vertAlign w:val="superscript"/>
          <w:lang w:val="en-IN"/>
        </w:rPr>
        <w:t>b</w:t>
      </w:r>
      <w:r w:rsidR="00D82D24" w:rsidRPr="00C94946">
        <w:rPr>
          <w:rFonts w:ascii="Calibri" w:hAnsi="Calibri" w:cs="Calibri"/>
          <w:lang w:val="en-IN"/>
        </w:rPr>
        <w:t>The</w:t>
      </w:r>
      <w:proofErr w:type="spellEnd"/>
      <w:r w:rsidR="00D82D24" w:rsidRPr="00C94946">
        <w:rPr>
          <w:rFonts w:ascii="Calibri" w:hAnsi="Calibri" w:cs="Calibri"/>
          <w:lang w:val="en-IN"/>
        </w:rPr>
        <w:t xml:space="preserve"> assumed rate of returns indicated at 4% and 8% are illustrative and not guaranteed and do not indicate the upper or lower limits of returns under the policy | </w:t>
      </w:r>
      <w:r w:rsidR="00D82D24" w:rsidRPr="00C94946">
        <w:rPr>
          <w:rFonts w:ascii="Calibri" w:hAnsi="Calibri" w:cs="Calibri"/>
          <w:vertAlign w:val="superscript"/>
          <w:lang w:val="en-IN"/>
        </w:rPr>
        <w:t>1</w:t>
      </w:r>
      <w:r w:rsidR="00D82D24" w:rsidRPr="00C94946">
        <w:rPr>
          <w:rFonts w:ascii="Calibri" w:hAnsi="Calibri" w:cs="Calibri"/>
          <w:lang w:val="en-IN"/>
        </w:rPr>
        <w:t xml:space="preserve">Total Premiums Paid shall be total of all premiums received, exclusive of taxes, extra premium if any | </w:t>
      </w:r>
      <w:proofErr w:type="spellStart"/>
      <w:r w:rsidR="00D82D24" w:rsidRPr="00C94946">
        <w:rPr>
          <w:rFonts w:ascii="Calibri" w:hAnsi="Calibri" w:cs="Calibri"/>
          <w:vertAlign w:val="superscript"/>
          <w:lang w:val="en-IN"/>
        </w:rPr>
        <w:t>c</w:t>
      </w:r>
      <w:r w:rsidR="00D82D24" w:rsidRPr="00C94946">
        <w:rPr>
          <w:rFonts w:ascii="Calibri" w:hAnsi="Calibri" w:cs="Calibri"/>
          <w:lang w:val="en-IN"/>
        </w:rPr>
        <w:t>Maturity</w:t>
      </w:r>
      <w:proofErr w:type="spellEnd"/>
      <w:r w:rsidR="00D82D24" w:rsidRPr="00C94946">
        <w:rPr>
          <w:rFonts w:ascii="Calibri" w:hAnsi="Calibri" w:cs="Calibri"/>
          <w:lang w:val="en-IN"/>
        </w:rPr>
        <w:t xml:space="preserve"> Benefit will be the Fund Value at Maturity plus total premiums paid towards Accidental Death Benefit, Accidental Total Permanent Disability and Terminal Illness with Term Booster | ^Video Medical Examination Report is subject to age criteria and applicable for all cases. Physical medical examination may be required depending on customer health condition or any history of previous policy issued with extra premium </w:t>
      </w:r>
      <w:proofErr w:type="spellStart"/>
      <w:r w:rsidR="00D82D24" w:rsidRPr="00C94946">
        <w:rPr>
          <w:rFonts w:ascii="Calibri" w:hAnsi="Calibri" w:cs="Calibri"/>
          <w:lang w:val="en-IN"/>
        </w:rPr>
        <w:t>etc</w:t>
      </w:r>
      <w:proofErr w:type="spellEnd"/>
      <w:r w:rsidR="00D82D24" w:rsidRPr="00C94946">
        <w:rPr>
          <w:rFonts w:ascii="Calibri" w:hAnsi="Calibri" w:cs="Calibri"/>
          <w:lang w:val="en-IN"/>
        </w:rPr>
        <w:t xml:space="preserve">, basis underwriting requirement | </w:t>
      </w:r>
      <w:r w:rsidR="00D82D24" w:rsidRPr="00C94946">
        <w:rPr>
          <w:rFonts w:ascii="Calibri" w:hAnsi="Calibri" w:cs="Calibri"/>
          <w:vertAlign w:val="superscript"/>
          <w:lang w:val="en-IN"/>
        </w:rPr>
        <w:t>3</w:t>
      </w:r>
      <w:r w:rsidR="00D82D24" w:rsidRPr="00C94946">
        <w:rPr>
          <w:rFonts w:ascii="Calibri" w:hAnsi="Calibri" w:cs="Calibri"/>
          <w:lang w:val="en-IN"/>
        </w:rPr>
        <w:t xml:space="preserve">Under Bajaj Life Secure Plus - Shield with ROP Variant, the total premiums paid towards Accidental Death Benefit, Accidental Total Permanent Disability Benefit and Terminal Illness with Term Booster Benefit are paid back at maturity | </w:t>
      </w:r>
      <w:r w:rsidR="00D82D24" w:rsidRPr="00C94946">
        <w:rPr>
          <w:rFonts w:ascii="Calibri" w:hAnsi="Calibri" w:cs="Calibri"/>
          <w:vertAlign w:val="superscript"/>
          <w:lang w:val="en-IN"/>
        </w:rPr>
        <w:t>4</w:t>
      </w:r>
      <w:r w:rsidR="00D82D24" w:rsidRPr="00C94946">
        <w:rPr>
          <w:rFonts w:ascii="Calibri" w:hAnsi="Calibri" w:cs="Calibri"/>
          <w:lang w:val="en-IN"/>
        </w:rPr>
        <w:t>Terminal Illness and Term Booster are accelerated covers. For more details, please read the sales brochure.</w:t>
      </w:r>
    </w:p>
    <w:p w14:paraId="160AE3EC" w14:textId="3AD699F8" w:rsidR="00C94946" w:rsidRPr="00C94946" w:rsidRDefault="00C94946" w:rsidP="00D82D24">
      <w:pPr>
        <w:rPr>
          <w:rFonts w:ascii="Calibri" w:hAnsi="Calibri" w:cs="Calibri"/>
          <w:lang w:val="en-IN"/>
        </w:rPr>
      </w:pPr>
      <w:r w:rsidRPr="00C94946">
        <w:rPr>
          <w:rFonts w:ascii="Calibri" w:hAnsi="Calibri" w:cs="Calibri"/>
          <w:vertAlign w:val="superscript"/>
        </w:rPr>
        <w:lastRenderedPageBreak/>
        <w:t>2</w:t>
      </w:r>
      <w:r w:rsidRPr="00C94946">
        <w:rPr>
          <w:rFonts w:ascii="Calibri" w:hAnsi="Calibri" w:cs="Calibri"/>
        </w:rPr>
        <w:t>Loyalty Benefits includes Guaranteed Wealth Booster, Return of Mortality charges, Loyalty additions and Benefit enhancer</w:t>
      </w:r>
    </w:p>
    <w:p w14:paraId="41F2DE19" w14:textId="047452A7" w:rsidR="00D5289B" w:rsidRPr="00C94946" w:rsidRDefault="00DB19EA" w:rsidP="00D5289B">
      <w:pPr>
        <w:rPr>
          <w:rFonts w:ascii="Calibri" w:hAnsi="Calibri" w:cs="Calibri"/>
          <w:lang w:val="en-IN"/>
        </w:rPr>
      </w:pPr>
      <w:r>
        <w:rPr>
          <w:rFonts w:ascii="Calibri" w:hAnsi="Calibri" w:cs="Calibri"/>
          <w:vertAlign w:val="superscript"/>
          <w:lang w:val="en-IN"/>
        </w:rPr>
        <w:t>#</w:t>
      </w:r>
      <w:r w:rsidR="00D5289B" w:rsidRPr="00C94946">
        <w:rPr>
          <w:rFonts w:ascii="Calibri" w:hAnsi="Calibri" w:cs="Calibri"/>
          <w:lang w:val="en-IN"/>
        </w:rPr>
        <w:t>Mortality charge deducted during the Policy Term will be added back to your fund value at maturity.</w:t>
      </w:r>
    </w:p>
    <w:p w14:paraId="2A787BBE" w14:textId="77777777" w:rsidR="00231619" w:rsidRPr="00C94946" w:rsidRDefault="00231619" w:rsidP="00231619">
      <w:pPr>
        <w:rPr>
          <w:rFonts w:ascii="Calibri" w:hAnsi="Calibri" w:cs="Calibri"/>
        </w:rPr>
      </w:pPr>
      <w:r w:rsidRPr="00C94946">
        <w:rPr>
          <w:rFonts w:ascii="Calibri" w:hAnsi="Calibri" w:cs="Calibri"/>
          <w:vertAlign w:val="superscript"/>
        </w:rPr>
        <w:t>5</w:t>
      </w:r>
      <w:r w:rsidRPr="00C94946">
        <w:rPr>
          <w:rFonts w:ascii="Calibri" w:hAnsi="Calibri" w:cs="Calibri"/>
        </w:rPr>
        <w:t xml:space="preserve">If the policy term is greater than or equal to 25 years, </w:t>
      </w:r>
      <w:proofErr w:type="gramStart"/>
      <w:r w:rsidRPr="00C94946">
        <w:rPr>
          <w:rFonts w:ascii="Calibri" w:hAnsi="Calibri" w:cs="Calibri"/>
        </w:rPr>
        <w:t>The</w:t>
      </w:r>
      <w:proofErr w:type="gramEnd"/>
      <w:r w:rsidRPr="00C94946">
        <w:rPr>
          <w:rFonts w:ascii="Calibri" w:hAnsi="Calibri" w:cs="Calibri"/>
        </w:rPr>
        <w:t xml:space="preserve"> proportion of the average of the daily Regular Premium Fund Value during the previous 3 years (including the current year) will be added into the funds. Benefit Enhancer will not be offered in case the policy is terminated, surrendered, discontinued or paid up and Top-Up premiums paid.</w:t>
      </w:r>
    </w:p>
    <w:p w14:paraId="6B2FEA8F" w14:textId="77777777" w:rsidR="00231619" w:rsidRPr="00C94946" w:rsidRDefault="00231619" w:rsidP="00231619">
      <w:pPr>
        <w:rPr>
          <w:rFonts w:ascii="Calibri" w:hAnsi="Calibri" w:cs="Calibri"/>
          <w:b/>
        </w:rPr>
      </w:pPr>
      <w:r w:rsidRPr="00C94946">
        <w:rPr>
          <w:rFonts w:ascii="Calibri" w:hAnsi="Calibri" w:cs="Calibri"/>
          <w:b/>
          <w:vertAlign w:val="superscript"/>
        </w:rPr>
        <w:t>6</w:t>
      </w:r>
      <w:r w:rsidRPr="00C94946">
        <w:rPr>
          <w:rFonts w:ascii="Calibri" w:hAnsi="Calibri" w:cs="Calibri"/>
          <w:b/>
        </w:rPr>
        <w:t>Tax benefits as per prevailing Section 11 (read with Schedule II) and Section 123 of the Income Tax Act shall apply. You are requested to consult your tax consultant and obtain independent advice for eligibility before claiming any benefit under the policy.</w:t>
      </w:r>
    </w:p>
    <w:p w14:paraId="2846552E" w14:textId="77777777" w:rsidR="00231619" w:rsidRPr="00C94946" w:rsidRDefault="00231619" w:rsidP="00231619">
      <w:pPr>
        <w:spacing w:line="259" w:lineRule="auto"/>
        <w:rPr>
          <w:rFonts w:ascii="Calibri" w:hAnsi="Calibri" w:cs="Calibri"/>
        </w:rPr>
      </w:pPr>
      <w:r w:rsidRPr="00C94946">
        <w:rPr>
          <w:rFonts w:ascii="Calibri" w:hAnsi="Calibri" w:cs="Calibri"/>
          <w:vertAlign w:val="superscript"/>
        </w:rPr>
        <w:t>7</w:t>
      </w:r>
      <w:r w:rsidRPr="00C94946">
        <w:rPr>
          <w:rFonts w:ascii="Calibri" w:hAnsi="Calibri" w:cs="Calibri"/>
        </w:rPr>
        <w:t>Death Benefit - In case of unfortunate death of the Life Assured during the Policy Term, provided all due premiums have been paid and policy is in force the Death Benefit payable will be a sum of the following:</w:t>
      </w:r>
    </w:p>
    <w:p w14:paraId="2D3E8879" w14:textId="77777777" w:rsidR="00231619" w:rsidRPr="00C94946" w:rsidRDefault="00231619" w:rsidP="00231619">
      <w:pPr>
        <w:spacing w:line="259" w:lineRule="auto"/>
        <w:rPr>
          <w:rFonts w:ascii="Calibri" w:hAnsi="Calibri" w:cs="Calibri"/>
        </w:rPr>
      </w:pPr>
      <w:proofErr w:type="spellStart"/>
      <w:r w:rsidRPr="00C94946">
        <w:rPr>
          <w:rFonts w:ascii="Calibri" w:hAnsi="Calibri" w:cs="Calibri"/>
        </w:rPr>
        <w:t>i</w:t>
      </w:r>
      <w:proofErr w:type="spellEnd"/>
      <w:r w:rsidRPr="00C94946">
        <w:rPr>
          <w:rFonts w:ascii="Calibri" w:hAnsi="Calibri" w:cs="Calibri"/>
        </w:rPr>
        <w:t>. Higher of Prevailing Sum Assured* or Regular Premium Fund Value; plus</w:t>
      </w:r>
    </w:p>
    <w:p w14:paraId="53065DBA" w14:textId="77777777" w:rsidR="00231619" w:rsidRPr="00C94946" w:rsidRDefault="00231619" w:rsidP="00231619">
      <w:pPr>
        <w:spacing w:line="259" w:lineRule="auto"/>
        <w:rPr>
          <w:rFonts w:ascii="Calibri" w:hAnsi="Calibri" w:cs="Calibri"/>
        </w:rPr>
      </w:pPr>
      <w:r w:rsidRPr="00C94946">
        <w:rPr>
          <w:rFonts w:ascii="Calibri" w:hAnsi="Calibri" w:cs="Calibri"/>
        </w:rPr>
        <w:t xml:space="preserve">ii. Higher of Top-up Premium fund value or Top-up </w:t>
      </w:r>
      <w:proofErr w:type="gramStart"/>
      <w:r w:rsidRPr="00C94946">
        <w:rPr>
          <w:rFonts w:ascii="Calibri" w:hAnsi="Calibri" w:cs="Calibri"/>
        </w:rPr>
        <w:t>premium</w:t>
      </w:r>
      <w:proofErr w:type="gramEnd"/>
      <w:r w:rsidRPr="00C94946">
        <w:rPr>
          <w:rFonts w:ascii="Calibri" w:hAnsi="Calibri" w:cs="Calibri"/>
        </w:rPr>
        <w:t xml:space="preserve"> Sum Assured plus</w:t>
      </w:r>
    </w:p>
    <w:p w14:paraId="36468542" w14:textId="77777777" w:rsidR="00231619" w:rsidRPr="00C94946" w:rsidRDefault="00231619" w:rsidP="00231619">
      <w:pPr>
        <w:spacing w:line="259" w:lineRule="auto"/>
        <w:rPr>
          <w:rFonts w:ascii="Calibri" w:hAnsi="Calibri" w:cs="Calibri"/>
        </w:rPr>
      </w:pPr>
      <w:r w:rsidRPr="00C94946">
        <w:rPr>
          <w:rFonts w:ascii="Calibri" w:hAnsi="Calibri" w:cs="Calibri"/>
        </w:rPr>
        <w:t>iii. Sum Assured of Terminal illness with Term Booster (TI with TB), if any</w:t>
      </w:r>
    </w:p>
    <w:p w14:paraId="4A7302E7" w14:textId="77777777" w:rsidR="00231619" w:rsidRPr="00C94946" w:rsidRDefault="00231619" w:rsidP="00231619">
      <w:pPr>
        <w:rPr>
          <w:rFonts w:ascii="Calibri" w:hAnsi="Calibri" w:cs="Calibri"/>
        </w:rPr>
      </w:pPr>
      <w:r w:rsidRPr="00C94946">
        <w:rPr>
          <w:rFonts w:ascii="Calibri" w:hAnsi="Calibri" w:cs="Calibri"/>
        </w:rPr>
        <w:t>Death Benefit shall not be less than Guaranteed Benefit i.e. 105% of the Total Premiums Paid including Top-Up premiums, if any, received up to the date of death.</w:t>
      </w:r>
    </w:p>
    <w:p w14:paraId="39432E29" w14:textId="77777777" w:rsidR="00231619" w:rsidRPr="00C94946" w:rsidRDefault="00231619" w:rsidP="00231619">
      <w:pPr>
        <w:rPr>
          <w:rFonts w:ascii="Calibri" w:hAnsi="Calibri" w:cs="Calibri"/>
        </w:rPr>
      </w:pPr>
      <w:r w:rsidRPr="00C94946">
        <w:rPr>
          <w:rFonts w:ascii="Calibri" w:hAnsi="Calibri" w:cs="Calibri"/>
        </w:rPr>
        <w:t>*The Sum Assured chosen by the policyholder at inception of the Policy will be reduced to the extent of the partial withdrawals made from the Regular Premium Fund during the two (2) year’s period immediately preceding the date of death of the Life Assured. The partial withdrawal made from the Top-Up Premium Fund shall not be deducted for calculating this Sum Assured.</w:t>
      </w:r>
    </w:p>
    <w:p w14:paraId="614EB75B" w14:textId="77777777" w:rsidR="00231619" w:rsidRPr="00C94946" w:rsidRDefault="00231619" w:rsidP="00231619">
      <w:pPr>
        <w:rPr>
          <w:rFonts w:ascii="Calibri" w:hAnsi="Calibri" w:cs="Calibri"/>
        </w:rPr>
      </w:pPr>
      <w:r w:rsidRPr="00C94946">
        <w:rPr>
          <w:rFonts w:ascii="Calibri" w:hAnsi="Calibri" w:cs="Calibri"/>
          <w:vertAlign w:val="superscript"/>
        </w:rPr>
        <w:t>8</w:t>
      </w:r>
      <w:r w:rsidRPr="00C94946">
        <w:rPr>
          <w:rFonts w:ascii="Calibri" w:hAnsi="Calibri" w:cs="Calibri"/>
        </w:rPr>
        <w:t>In addition to the benefit mentioned under Death Benefit section, In the event of death due to an accident of the Life Assured during the Policy Term, if all due premiums are paid up to date and the policy is in-force, higher of ADB Sum Assured or Guaranteed1 Benefit^ will be paid and cover with respect to ADB along with all covers in the policy (if any) will terminate immediately and automatic on the payment of the benefit.</w:t>
      </w:r>
    </w:p>
    <w:p w14:paraId="23DCFD72" w14:textId="77777777" w:rsidR="00231619" w:rsidRPr="00C94946" w:rsidRDefault="00231619" w:rsidP="00231619">
      <w:pPr>
        <w:rPr>
          <w:rFonts w:ascii="Calibri" w:hAnsi="Calibri" w:cs="Calibri"/>
        </w:rPr>
      </w:pPr>
      <w:r w:rsidRPr="00C94946">
        <w:rPr>
          <w:rFonts w:ascii="Calibri" w:hAnsi="Calibri" w:cs="Calibri"/>
          <w:vertAlign w:val="superscript"/>
        </w:rPr>
        <w:t>9</w:t>
      </w:r>
      <w:r w:rsidRPr="00C94946">
        <w:rPr>
          <w:rFonts w:ascii="Calibri" w:hAnsi="Calibri" w:cs="Calibri"/>
        </w:rPr>
        <w:t>In the event of Total Permanent Disability of the Life Assured due to an accident during the Policy Term, if all due premiums are paid up to date and the policy is in-force higher of ATPD Sum Assured or Guaranteed</w:t>
      </w:r>
      <w:r w:rsidRPr="00C94946">
        <w:rPr>
          <w:rFonts w:ascii="Calibri" w:hAnsi="Calibri" w:cs="Calibri"/>
          <w:vertAlign w:val="superscript"/>
        </w:rPr>
        <w:t>11</w:t>
      </w:r>
      <w:r w:rsidRPr="00C94946">
        <w:rPr>
          <w:rFonts w:ascii="Calibri" w:hAnsi="Calibri" w:cs="Calibri"/>
        </w:rPr>
        <w:t xml:space="preserve"> Benefit</w:t>
      </w:r>
      <w:r w:rsidRPr="00C94946">
        <w:rPr>
          <w:rFonts w:ascii="Calibri" w:hAnsi="Calibri" w:cs="Calibri"/>
          <w:vertAlign w:val="superscript"/>
        </w:rPr>
        <w:t>12</w:t>
      </w:r>
      <w:r w:rsidRPr="00C94946">
        <w:rPr>
          <w:rFonts w:ascii="Calibri" w:hAnsi="Calibri" w:cs="Calibri"/>
        </w:rPr>
        <w:t xml:space="preserve"> will be paid and the ATPD risk cover will terminate </w:t>
      </w:r>
      <w:r w:rsidRPr="00C94946">
        <w:rPr>
          <w:rFonts w:ascii="Calibri" w:hAnsi="Calibri" w:cs="Calibri"/>
        </w:rPr>
        <w:lastRenderedPageBreak/>
        <w:t>immediately and automatically on payment of this benefit, and the benefits of all other covers (if any) will continue with due premium payment with respect to the continuing covers.</w:t>
      </w:r>
    </w:p>
    <w:p w14:paraId="6FF3BAA7" w14:textId="77777777" w:rsidR="00231619" w:rsidRPr="00C94946" w:rsidRDefault="00231619" w:rsidP="00231619">
      <w:pPr>
        <w:rPr>
          <w:rFonts w:ascii="Calibri" w:hAnsi="Calibri" w:cs="Calibri"/>
        </w:rPr>
      </w:pPr>
      <w:r w:rsidRPr="00C94946">
        <w:rPr>
          <w:rFonts w:ascii="Calibri" w:hAnsi="Calibri" w:cs="Calibri"/>
        </w:rPr>
        <w:t>Guaranteed</w:t>
      </w:r>
      <w:r w:rsidRPr="00C94946">
        <w:rPr>
          <w:rFonts w:ascii="Calibri" w:hAnsi="Calibri" w:cs="Calibri"/>
          <w:vertAlign w:val="superscript"/>
        </w:rPr>
        <w:t>11</w:t>
      </w:r>
      <w:r w:rsidRPr="00C94946">
        <w:rPr>
          <w:rFonts w:ascii="Calibri" w:hAnsi="Calibri" w:cs="Calibri"/>
        </w:rPr>
        <w:t xml:space="preserve"> Benefit for each cover, is 105% of Total Premiums paid with respect to that cover.</w:t>
      </w:r>
    </w:p>
    <w:p w14:paraId="744C9A5E" w14:textId="77777777" w:rsidR="00231619" w:rsidRPr="00C94946" w:rsidRDefault="00231619" w:rsidP="00231619">
      <w:pPr>
        <w:spacing w:line="259" w:lineRule="auto"/>
        <w:rPr>
          <w:rFonts w:ascii="Calibri" w:hAnsi="Calibri" w:cs="Calibri"/>
        </w:rPr>
      </w:pPr>
      <w:r w:rsidRPr="00C94946">
        <w:rPr>
          <w:rFonts w:ascii="Calibri" w:hAnsi="Calibri" w:cs="Calibri"/>
          <w:vertAlign w:val="superscript"/>
        </w:rPr>
        <w:t>11</w:t>
      </w:r>
      <w:r w:rsidRPr="00C94946">
        <w:rPr>
          <w:rFonts w:ascii="Calibri" w:hAnsi="Calibri" w:cs="Calibri"/>
        </w:rPr>
        <w:t>Conditions Apply - The Guaranteed benefits are dependent on policy term, premium payment term availed along with other variable factors. For more details, please refer to sales brochure.</w:t>
      </w:r>
    </w:p>
    <w:p w14:paraId="39CAF22C" w14:textId="77777777" w:rsidR="00231619" w:rsidRPr="00C94946" w:rsidRDefault="00231619" w:rsidP="00231619">
      <w:pPr>
        <w:rPr>
          <w:rFonts w:ascii="Calibri" w:hAnsi="Calibri" w:cs="Calibri"/>
        </w:rPr>
      </w:pPr>
      <w:r w:rsidRPr="00C94946">
        <w:rPr>
          <w:rFonts w:ascii="Calibri" w:hAnsi="Calibri" w:cs="Calibri"/>
          <w:vertAlign w:val="superscript"/>
        </w:rPr>
        <w:t>12</w:t>
      </w:r>
      <w:r w:rsidRPr="00C94946">
        <w:rPr>
          <w:rFonts w:ascii="Calibri" w:hAnsi="Calibri" w:cs="Calibri"/>
        </w:rPr>
        <w:t>If all premiums under the policy are paid up to date and provided the policy is in force and the policy has not been terminated as per term and conditions of policy, Amount equal to premium allocation charges deducted every year accrued at a guaranteed rate of 7% p.a. will be added to the regular/single premium fund value at end of 15th policy year.</w:t>
      </w:r>
    </w:p>
    <w:p w14:paraId="39B95CB9" w14:textId="77777777" w:rsidR="00231619" w:rsidRPr="00C94946" w:rsidRDefault="00231619" w:rsidP="00231619">
      <w:pPr>
        <w:rPr>
          <w:rFonts w:ascii="Calibri" w:hAnsi="Calibri" w:cs="Calibri"/>
        </w:rPr>
      </w:pPr>
      <w:r w:rsidRPr="00C94946">
        <w:rPr>
          <w:rFonts w:ascii="Calibri" w:hAnsi="Calibri" w:cs="Calibri"/>
          <w:vertAlign w:val="superscript"/>
        </w:rPr>
        <w:t>13</w:t>
      </w:r>
      <w:r w:rsidRPr="00C94946">
        <w:rPr>
          <w:rFonts w:ascii="Calibri" w:hAnsi="Calibri" w:cs="Calibri"/>
        </w:rPr>
        <w:t>Terminal Illness and Term Booster are accelerated covers. For more details, please read the sales brochure.</w:t>
      </w:r>
    </w:p>
    <w:p w14:paraId="1726FDC6" w14:textId="77777777" w:rsidR="00231619" w:rsidRPr="00C94946" w:rsidRDefault="00231619" w:rsidP="00231619">
      <w:pPr>
        <w:rPr>
          <w:rFonts w:ascii="Calibri" w:hAnsi="Calibri" w:cs="Calibri"/>
        </w:rPr>
      </w:pPr>
      <w:r w:rsidRPr="00C94946">
        <w:rPr>
          <w:rFonts w:ascii="Calibri" w:hAnsi="Calibri" w:cs="Calibri"/>
          <w:vertAlign w:val="superscript"/>
        </w:rPr>
        <w:t>14</w:t>
      </w:r>
      <w:r w:rsidRPr="00C94946">
        <w:rPr>
          <w:rFonts w:ascii="Calibri" w:hAnsi="Calibri" w:cs="Calibri"/>
        </w:rPr>
        <w:t>Loyalty Additions as a proportion of the average of the daily Regular Premium Fund Value during the previous 3 years (including the current year) will be added to your fund value starting from the end of the 10th Policy Year and every 10th Policy Years thereafter, continuing until your Policy Term ends. Loyalty Additions will be added to your fund value as per the table below:</w:t>
      </w:r>
    </w:p>
    <w:p w14:paraId="4DE2633B" w14:textId="77777777" w:rsidR="00231619" w:rsidRPr="00C94946" w:rsidRDefault="00231619" w:rsidP="00231619">
      <w:pPr>
        <w:rPr>
          <w:rFonts w:ascii="Calibri" w:hAnsi="Calibri" w:cs="Calibri"/>
        </w:rPr>
      </w:pPr>
      <w:r w:rsidRPr="00C94946">
        <w:rPr>
          <w:rFonts w:ascii="Calibri" w:hAnsi="Calibri" w:cs="Calibri"/>
          <w:noProof/>
          <w:lang w:val="en-IN" w:eastAsia="en-IN"/>
        </w:rPr>
        <w:drawing>
          <wp:inline distT="0" distB="0" distL="0" distR="0" wp14:anchorId="0105A129" wp14:editId="50044363">
            <wp:extent cx="5657850" cy="419100"/>
            <wp:effectExtent l="0" t="0" r="0" b="0"/>
            <wp:docPr id="73729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7850" cy="419100"/>
                    </a:xfrm>
                    <a:prstGeom prst="rect">
                      <a:avLst/>
                    </a:prstGeom>
                    <a:noFill/>
                    <a:ln>
                      <a:noFill/>
                    </a:ln>
                  </pic:spPr>
                </pic:pic>
              </a:graphicData>
            </a:graphic>
          </wp:inline>
        </w:drawing>
      </w:r>
    </w:p>
    <w:p w14:paraId="7A86F952" w14:textId="77777777" w:rsidR="00231619" w:rsidRPr="00C94946" w:rsidRDefault="00231619" w:rsidP="00D5289B">
      <w:pPr>
        <w:rPr>
          <w:rFonts w:ascii="Calibri" w:hAnsi="Calibri" w:cs="Calibri"/>
          <w:lang w:val="en-IN"/>
        </w:rPr>
      </w:pPr>
    </w:p>
    <w:sectPr w:rsidR="00231619" w:rsidRPr="00C94946">
      <w:headerReference w:type="default" r:id="rId20"/>
      <w:foot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Prashant Kumar09/Pune HO/Product Development/Life" w:date="2026-05-19T19:02:00Z" w:initials="PK">
    <w:p w14:paraId="7614B589" w14:textId="77777777" w:rsidR="008A2979" w:rsidRDefault="008A2979" w:rsidP="008A2979">
      <w:pPr>
        <w:pStyle w:val="CommentText"/>
      </w:pPr>
      <w:r>
        <w:rPr>
          <w:rStyle w:val="CommentReference"/>
        </w:rPr>
        <w:annotationRef/>
      </w:r>
      <w:r>
        <w:t xml:space="preserve">Use “Terminal Illness with Term Booster” in entire </w:t>
      </w:r>
      <w:proofErr w:type="spellStart"/>
      <w:r>
        <w:t>doucment</w:t>
      </w:r>
      <w:proofErr w:type="spellEnd"/>
    </w:p>
  </w:comment>
  <w:comment w:id="3" w:author="Rituraj Singh/Pune HO/Marketing/Life" w:date="2026-05-19T19:22:00Z" w:initials="RSH">
    <w:p w14:paraId="60782096" w14:textId="6FF9734A" w:rsidR="006B2FFF" w:rsidRDefault="006B2FFF">
      <w:pPr>
        <w:pStyle w:val="CommentText"/>
      </w:pPr>
      <w:r>
        <w:rPr>
          <w:rStyle w:val="CommentReference"/>
        </w:rPr>
        <w:annotationRef/>
      </w:r>
      <w:r>
        <w:t>done</w:t>
      </w:r>
    </w:p>
  </w:comment>
  <w:comment w:id="12" w:author="Prashant Kumar09/Pune HO/Product Development/Life" w:date="2026-05-19T19:08:00Z" w:initials="PK">
    <w:p w14:paraId="496C0DF8" w14:textId="77777777" w:rsidR="008A2979" w:rsidRDefault="008A2979" w:rsidP="008A2979">
      <w:pPr>
        <w:pStyle w:val="CommentText"/>
      </w:pPr>
      <w:r>
        <w:rPr>
          <w:rStyle w:val="CommentReference"/>
        </w:rPr>
        <w:annotationRef/>
      </w:r>
      <w:r>
        <w:t>check</w:t>
      </w:r>
    </w:p>
  </w:comment>
  <w:comment w:id="13" w:author="Rituraj Singh/Pune HO/Marketing/Life" w:date="2026-05-19T19:25:00Z" w:initials="RSH">
    <w:p w14:paraId="26BC06C8" w14:textId="77CE5875" w:rsidR="006B2FFF" w:rsidRDefault="006B2FFF">
      <w:pPr>
        <w:pStyle w:val="CommentText"/>
      </w:pPr>
      <w:r>
        <w:rPr>
          <w:rStyle w:val="CommentReference"/>
        </w:rPr>
        <w:annotationRef/>
      </w:r>
      <w:r>
        <w:t>we have checked it, this has come from Tax team</w:t>
      </w:r>
    </w:p>
  </w:comment>
  <w:comment w:id="32" w:author="Prashant Kumar09/Pune HO/Product Development/Life" w:date="2026-05-19T19:13:00Z" w:initials="PK">
    <w:p w14:paraId="13003E43" w14:textId="77777777" w:rsidR="00950C25" w:rsidRDefault="00950C25" w:rsidP="00950C25">
      <w:pPr>
        <w:pStyle w:val="CommentText"/>
      </w:pPr>
      <w:r>
        <w:rPr>
          <w:rStyle w:val="CommentReference"/>
        </w:rPr>
        <w:annotationRef/>
      </w:r>
      <w:r>
        <w:t>Life assured</w:t>
      </w:r>
    </w:p>
  </w:comment>
  <w:comment w:id="33" w:author="Rituraj Singh/Pune HO/Marketing/Life" w:date="2026-05-19T19:26:00Z" w:initials="RSH">
    <w:p w14:paraId="5255AD43" w14:textId="1BF2546A" w:rsidR="006B2FFF" w:rsidRDefault="006B2FFF">
      <w:pPr>
        <w:pStyle w:val="CommentText"/>
      </w:pPr>
      <w:r>
        <w:rPr>
          <w:rStyle w:val="CommentReference"/>
        </w:rPr>
        <w:annotationRef/>
      </w:r>
      <w:r>
        <w:t>done</w:t>
      </w:r>
    </w:p>
  </w:comment>
  <w:comment w:id="37" w:author="Prashant Kumar09/Pune HO/Product Development/Life" w:date="2026-05-19T19:13:00Z" w:initials="PK">
    <w:p w14:paraId="386425A6" w14:textId="77777777" w:rsidR="00950C25" w:rsidRDefault="00950C25" w:rsidP="00950C25">
      <w:pPr>
        <w:pStyle w:val="CommentText"/>
      </w:pPr>
      <w:r>
        <w:rPr>
          <w:rStyle w:val="CommentReference"/>
        </w:rPr>
        <w:annotationRef/>
      </w:r>
      <w:r>
        <w:t>All additions to the fund</w:t>
      </w:r>
    </w:p>
  </w:comment>
  <w:comment w:id="38" w:author="Rituraj Singh/Pune HO/Marketing/Life" w:date="2026-05-19T19:27:00Z" w:initials="RSH">
    <w:p w14:paraId="2A4722AD" w14:textId="61883274" w:rsidR="006B2FFF" w:rsidRDefault="006B2FFF">
      <w:pPr>
        <w:pStyle w:val="CommentText"/>
      </w:pPr>
      <w:r>
        <w:rPr>
          <w:rStyle w:val="CommentReference"/>
        </w:rPr>
        <w:annotationRef/>
      </w:r>
      <w:r>
        <w:t>done</w:t>
      </w:r>
    </w:p>
  </w:comment>
  <w:comment w:id="40" w:author="Prashant Kumar09/Pune HO/Product Development/Life" w:date="2026-05-19T19:14:00Z" w:initials="PK">
    <w:p w14:paraId="6D8C2850" w14:textId="77777777" w:rsidR="00950C25" w:rsidRDefault="00950C25" w:rsidP="00950C25">
      <w:pPr>
        <w:pStyle w:val="CommentText"/>
      </w:pPr>
      <w:r>
        <w:rPr>
          <w:rStyle w:val="CommentReference"/>
        </w:rPr>
        <w:annotationRef/>
      </w:r>
      <w:r>
        <w:t>No views</w:t>
      </w:r>
    </w:p>
  </w:comment>
  <w:comment w:id="41" w:author="Rituraj Singh/Pune HO/Marketing/Life" w:date="2026-05-19T19:27:00Z" w:initials="RSH">
    <w:p w14:paraId="72AD2573" w14:textId="591411D0" w:rsidR="006B2FFF" w:rsidRDefault="006B2FFF">
      <w:pPr>
        <w:pStyle w:val="CommentText"/>
      </w:pPr>
      <w:r>
        <w:rPr>
          <w:rStyle w:val="CommentReference"/>
        </w:rPr>
        <w:annotationRef/>
      </w:r>
      <w:r>
        <w:t xml:space="preserve">Noted, this is taken from </w:t>
      </w:r>
      <w:r>
        <w:t>website.</w:t>
      </w:r>
      <w:bookmarkStart w:id="42" w:name="_GoBack"/>
      <w:bookmarkEnd w:id="42"/>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614B589" w15:done="0"/>
  <w15:commentEx w15:paraId="60782096" w15:paraIdParent="7614B589" w15:done="0"/>
  <w15:commentEx w15:paraId="496C0DF8" w15:done="0"/>
  <w15:commentEx w15:paraId="26BC06C8" w15:paraIdParent="496C0DF8" w15:done="0"/>
  <w15:commentEx w15:paraId="13003E43" w15:done="0"/>
  <w15:commentEx w15:paraId="5255AD43" w15:paraIdParent="13003E43" w15:done="0"/>
  <w15:commentEx w15:paraId="386425A6" w15:done="0"/>
  <w15:commentEx w15:paraId="2A4722AD" w15:paraIdParent="386425A6" w15:done="0"/>
  <w15:commentEx w15:paraId="6D8C2850" w15:done="0"/>
  <w15:commentEx w15:paraId="72AD2573" w15:paraIdParent="6D8C28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DF2A13" w16cex:dateUtc="2026-05-19T13:32:00Z"/>
  <w16cex:commentExtensible w16cex:durableId="71B90949" w16cex:dateUtc="2026-05-19T13:38:00Z"/>
  <w16cex:commentExtensible w16cex:durableId="654B1BCE" w16cex:dateUtc="2026-05-19T13:43:00Z"/>
  <w16cex:commentExtensible w16cex:durableId="338994DC" w16cex:dateUtc="2026-05-19T13:43:00Z"/>
  <w16cex:commentExtensible w16cex:durableId="1F0AFB5F" w16cex:dateUtc="2026-05-19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14B589" w16cid:durableId="6ADF2A13"/>
  <w16cid:commentId w16cid:paraId="496C0DF8" w16cid:durableId="71B90949"/>
  <w16cid:commentId w16cid:paraId="13003E43" w16cid:durableId="654B1BCE"/>
  <w16cid:commentId w16cid:paraId="386425A6" w16cid:durableId="338994DC"/>
  <w16cid:commentId w16cid:paraId="6D8C2850" w16cid:durableId="1F0AFB5F"/>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1C50DE" w14:textId="77777777" w:rsidR="00EF512C" w:rsidRDefault="00EF512C">
      <w:pPr>
        <w:spacing w:after="0" w:line="240" w:lineRule="auto"/>
      </w:pPr>
      <w:r>
        <w:separator/>
      </w:r>
    </w:p>
  </w:endnote>
  <w:endnote w:type="continuationSeparator" w:id="0">
    <w:p w14:paraId="7A9F4314" w14:textId="77777777" w:rsidR="00EF512C" w:rsidRDefault="00EF5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38D6918C" w14:paraId="7C70AF71" w14:textId="77777777" w:rsidTr="38D6918C">
      <w:trPr>
        <w:trHeight w:val="300"/>
      </w:trPr>
      <w:tc>
        <w:tcPr>
          <w:tcW w:w="3120" w:type="dxa"/>
        </w:tcPr>
        <w:p w14:paraId="32E38CEF" w14:textId="07BBBFA3" w:rsidR="38D6918C" w:rsidRDefault="38D6918C" w:rsidP="38D6918C">
          <w:pPr>
            <w:pStyle w:val="Header"/>
            <w:ind w:left="-115"/>
          </w:pPr>
        </w:p>
      </w:tc>
      <w:tc>
        <w:tcPr>
          <w:tcW w:w="3120" w:type="dxa"/>
        </w:tcPr>
        <w:p w14:paraId="39980AB9" w14:textId="286F925F" w:rsidR="38D6918C" w:rsidRDefault="38D6918C" w:rsidP="38D6918C">
          <w:pPr>
            <w:pStyle w:val="Header"/>
            <w:jc w:val="center"/>
          </w:pPr>
        </w:p>
      </w:tc>
      <w:tc>
        <w:tcPr>
          <w:tcW w:w="3120" w:type="dxa"/>
        </w:tcPr>
        <w:p w14:paraId="3E4D8584" w14:textId="2BA1ED24" w:rsidR="38D6918C" w:rsidRDefault="38D6918C" w:rsidP="38D6918C">
          <w:pPr>
            <w:pStyle w:val="Header"/>
            <w:ind w:right="-115"/>
            <w:jc w:val="right"/>
          </w:pPr>
        </w:p>
      </w:tc>
    </w:tr>
  </w:tbl>
  <w:p w14:paraId="3CDE8E6E" w14:textId="70E49861" w:rsidR="38D6918C" w:rsidRDefault="38D6918C" w:rsidP="38D6918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D63668" w14:textId="77777777" w:rsidR="00EF512C" w:rsidRDefault="00EF512C">
      <w:pPr>
        <w:spacing w:after="0" w:line="240" w:lineRule="auto"/>
      </w:pPr>
      <w:r>
        <w:separator/>
      </w:r>
    </w:p>
  </w:footnote>
  <w:footnote w:type="continuationSeparator" w:id="0">
    <w:p w14:paraId="0448E42F" w14:textId="77777777" w:rsidR="00EF512C" w:rsidRDefault="00EF51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38D6918C" w14:paraId="341A8595" w14:textId="77777777" w:rsidTr="38D6918C">
      <w:trPr>
        <w:trHeight w:val="300"/>
      </w:trPr>
      <w:tc>
        <w:tcPr>
          <w:tcW w:w="3120" w:type="dxa"/>
        </w:tcPr>
        <w:p w14:paraId="580A8AA7" w14:textId="5EF5086A" w:rsidR="38D6918C" w:rsidRDefault="38D6918C" w:rsidP="38D6918C">
          <w:pPr>
            <w:pStyle w:val="Header"/>
            <w:ind w:left="-115"/>
          </w:pPr>
        </w:p>
      </w:tc>
      <w:tc>
        <w:tcPr>
          <w:tcW w:w="3120" w:type="dxa"/>
        </w:tcPr>
        <w:p w14:paraId="6056BCCC" w14:textId="145B1050" w:rsidR="38D6918C" w:rsidRDefault="38D6918C" w:rsidP="38D6918C">
          <w:pPr>
            <w:pStyle w:val="Header"/>
            <w:jc w:val="center"/>
          </w:pPr>
        </w:p>
      </w:tc>
      <w:tc>
        <w:tcPr>
          <w:tcW w:w="3120" w:type="dxa"/>
        </w:tcPr>
        <w:p w14:paraId="28D22D23" w14:textId="12E10737" w:rsidR="38D6918C" w:rsidRDefault="38D6918C" w:rsidP="38D6918C">
          <w:pPr>
            <w:pStyle w:val="Header"/>
            <w:ind w:right="-115"/>
            <w:jc w:val="right"/>
          </w:pPr>
        </w:p>
      </w:tc>
    </w:tr>
  </w:tbl>
  <w:p w14:paraId="791125DD" w14:textId="6E235C25" w:rsidR="38D6918C" w:rsidRDefault="38D6918C" w:rsidP="38D6918C">
    <w:pPr>
      <w:pStyle w:val="Header"/>
    </w:pPr>
  </w:p>
</w:hdr>
</file>

<file path=word/intelligence2.xml><?xml version="1.0" encoding="utf-8"?>
<int2:intelligence xmlns:int2="http://schemas.microsoft.com/office/intelligence/2020/intelligence" xmlns:oel="http://schemas.microsoft.com/office/2019/extlst">
  <int2:observations>
    <int2:textHash int2:hashCode="+toiFhkMu4TWgO" int2:id="UlQVEJjr">
      <int2:state int2:value="Rejected" int2:type="spell"/>
    </int2:textHash>
    <int2:textHash int2:hashCode="5Aml6F+NI18UXN" int2:id="k7Rhqp3P">
      <int2:state int2:value="Rejected" int2:type="spell"/>
    </int2:textHash>
    <int2:textHash int2:hashCode="AZ3B0tCGNg/2zF" int2:id="s5Mk2HSH">
      <int2:state int2:value="Rejected" int2:type="spell"/>
    </int2:textHash>
    <int2:textHash int2:hashCode="+pOqN1ZKhZqaJe" int2:id="yQ2q6880">
      <int2:state int2:value="Rejected" int2:type="spell"/>
    </int2:textHash>
    <int2:textHash int2:hashCode="NxSPOBPSMugc0u" int2:id="QuKZGMkh">
      <int2:state int2:value="Rejected" int2:type="spell"/>
    </int2:textHash>
    <int2:bookmark int2:bookmarkName="_Int_bYQRgq1p" int2:invalidationBookmarkName="" int2:hashCode="FyQV8C5WLNApYg" int2:id="x0FVgab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EA2A0"/>
    <w:multiLevelType w:val="hybridMultilevel"/>
    <w:tmpl w:val="99EC6FFA"/>
    <w:lvl w:ilvl="0" w:tplc="620242A6">
      <w:start w:val="1"/>
      <w:numFmt w:val="bullet"/>
      <w:lvlText w:val=""/>
      <w:lvlJc w:val="left"/>
      <w:pPr>
        <w:ind w:left="720" w:hanging="360"/>
      </w:pPr>
      <w:rPr>
        <w:rFonts w:ascii="Symbol" w:hAnsi="Symbol" w:hint="default"/>
      </w:rPr>
    </w:lvl>
    <w:lvl w:ilvl="1" w:tplc="37FAEF36">
      <w:start w:val="1"/>
      <w:numFmt w:val="bullet"/>
      <w:lvlText w:val="o"/>
      <w:lvlJc w:val="left"/>
      <w:pPr>
        <w:ind w:left="1440" w:hanging="360"/>
      </w:pPr>
      <w:rPr>
        <w:rFonts w:ascii="Courier New" w:hAnsi="Courier New" w:hint="default"/>
      </w:rPr>
    </w:lvl>
    <w:lvl w:ilvl="2" w:tplc="7E24C536">
      <w:start w:val="1"/>
      <w:numFmt w:val="bullet"/>
      <w:lvlText w:val=""/>
      <w:lvlJc w:val="left"/>
      <w:pPr>
        <w:ind w:left="2160" w:hanging="360"/>
      </w:pPr>
      <w:rPr>
        <w:rFonts w:ascii="Wingdings" w:hAnsi="Wingdings" w:hint="default"/>
      </w:rPr>
    </w:lvl>
    <w:lvl w:ilvl="3" w:tplc="2E361192">
      <w:start w:val="1"/>
      <w:numFmt w:val="bullet"/>
      <w:lvlText w:val=""/>
      <w:lvlJc w:val="left"/>
      <w:pPr>
        <w:ind w:left="2880" w:hanging="360"/>
      </w:pPr>
      <w:rPr>
        <w:rFonts w:ascii="Symbol" w:hAnsi="Symbol" w:hint="default"/>
      </w:rPr>
    </w:lvl>
    <w:lvl w:ilvl="4" w:tplc="8B047AF4">
      <w:start w:val="1"/>
      <w:numFmt w:val="bullet"/>
      <w:lvlText w:val="o"/>
      <w:lvlJc w:val="left"/>
      <w:pPr>
        <w:ind w:left="3600" w:hanging="360"/>
      </w:pPr>
      <w:rPr>
        <w:rFonts w:ascii="Courier New" w:hAnsi="Courier New" w:hint="default"/>
      </w:rPr>
    </w:lvl>
    <w:lvl w:ilvl="5" w:tplc="5302F44A">
      <w:start w:val="1"/>
      <w:numFmt w:val="bullet"/>
      <w:lvlText w:val=""/>
      <w:lvlJc w:val="left"/>
      <w:pPr>
        <w:ind w:left="4320" w:hanging="360"/>
      </w:pPr>
      <w:rPr>
        <w:rFonts w:ascii="Wingdings" w:hAnsi="Wingdings" w:hint="default"/>
      </w:rPr>
    </w:lvl>
    <w:lvl w:ilvl="6" w:tplc="6AF0E1C4">
      <w:start w:val="1"/>
      <w:numFmt w:val="bullet"/>
      <w:lvlText w:val=""/>
      <w:lvlJc w:val="left"/>
      <w:pPr>
        <w:ind w:left="5040" w:hanging="360"/>
      </w:pPr>
      <w:rPr>
        <w:rFonts w:ascii="Symbol" w:hAnsi="Symbol" w:hint="default"/>
      </w:rPr>
    </w:lvl>
    <w:lvl w:ilvl="7" w:tplc="CA64F4C0">
      <w:start w:val="1"/>
      <w:numFmt w:val="bullet"/>
      <w:lvlText w:val="o"/>
      <w:lvlJc w:val="left"/>
      <w:pPr>
        <w:ind w:left="5760" w:hanging="360"/>
      </w:pPr>
      <w:rPr>
        <w:rFonts w:ascii="Courier New" w:hAnsi="Courier New" w:hint="default"/>
      </w:rPr>
    </w:lvl>
    <w:lvl w:ilvl="8" w:tplc="29C23E04">
      <w:start w:val="1"/>
      <w:numFmt w:val="bullet"/>
      <w:lvlText w:val=""/>
      <w:lvlJc w:val="left"/>
      <w:pPr>
        <w:ind w:left="6480" w:hanging="360"/>
      </w:pPr>
      <w:rPr>
        <w:rFonts w:ascii="Wingdings" w:hAnsi="Wingdings" w:hint="default"/>
      </w:rPr>
    </w:lvl>
  </w:abstractNum>
  <w:abstractNum w:abstractNumId="1" w15:restartNumberingAfterBreak="0">
    <w:nsid w:val="0EF238ED"/>
    <w:multiLevelType w:val="hybridMultilevel"/>
    <w:tmpl w:val="D8D63714"/>
    <w:lvl w:ilvl="0" w:tplc="48C4EC2E">
      <w:start w:val="1"/>
      <w:numFmt w:val="bullet"/>
      <w:lvlText w:val=""/>
      <w:lvlJc w:val="left"/>
      <w:pPr>
        <w:ind w:left="720" w:hanging="360"/>
      </w:pPr>
      <w:rPr>
        <w:rFonts w:ascii="Symbol" w:hAnsi="Symbol" w:hint="default"/>
      </w:rPr>
    </w:lvl>
    <w:lvl w:ilvl="1" w:tplc="389E8D42">
      <w:start w:val="1"/>
      <w:numFmt w:val="bullet"/>
      <w:lvlText w:val="o"/>
      <w:lvlJc w:val="left"/>
      <w:pPr>
        <w:ind w:left="1440" w:hanging="360"/>
      </w:pPr>
      <w:rPr>
        <w:rFonts w:ascii="Courier New" w:hAnsi="Courier New" w:hint="default"/>
      </w:rPr>
    </w:lvl>
    <w:lvl w:ilvl="2" w:tplc="8F9253DE">
      <w:start w:val="1"/>
      <w:numFmt w:val="bullet"/>
      <w:lvlText w:val=""/>
      <w:lvlJc w:val="left"/>
      <w:pPr>
        <w:ind w:left="2160" w:hanging="360"/>
      </w:pPr>
      <w:rPr>
        <w:rFonts w:ascii="Wingdings" w:hAnsi="Wingdings" w:hint="default"/>
      </w:rPr>
    </w:lvl>
    <w:lvl w:ilvl="3" w:tplc="C414E5DA">
      <w:start w:val="1"/>
      <w:numFmt w:val="bullet"/>
      <w:lvlText w:val=""/>
      <w:lvlJc w:val="left"/>
      <w:pPr>
        <w:ind w:left="2880" w:hanging="360"/>
      </w:pPr>
      <w:rPr>
        <w:rFonts w:ascii="Symbol" w:hAnsi="Symbol" w:hint="default"/>
      </w:rPr>
    </w:lvl>
    <w:lvl w:ilvl="4" w:tplc="7EC6EE16">
      <w:start w:val="1"/>
      <w:numFmt w:val="bullet"/>
      <w:lvlText w:val="o"/>
      <w:lvlJc w:val="left"/>
      <w:pPr>
        <w:ind w:left="3600" w:hanging="360"/>
      </w:pPr>
      <w:rPr>
        <w:rFonts w:ascii="Courier New" w:hAnsi="Courier New" w:hint="default"/>
      </w:rPr>
    </w:lvl>
    <w:lvl w:ilvl="5" w:tplc="4246CF98">
      <w:start w:val="1"/>
      <w:numFmt w:val="bullet"/>
      <w:lvlText w:val=""/>
      <w:lvlJc w:val="left"/>
      <w:pPr>
        <w:ind w:left="4320" w:hanging="360"/>
      </w:pPr>
      <w:rPr>
        <w:rFonts w:ascii="Wingdings" w:hAnsi="Wingdings" w:hint="default"/>
      </w:rPr>
    </w:lvl>
    <w:lvl w:ilvl="6" w:tplc="AEA220CA">
      <w:start w:val="1"/>
      <w:numFmt w:val="bullet"/>
      <w:lvlText w:val=""/>
      <w:lvlJc w:val="left"/>
      <w:pPr>
        <w:ind w:left="5040" w:hanging="360"/>
      </w:pPr>
      <w:rPr>
        <w:rFonts w:ascii="Symbol" w:hAnsi="Symbol" w:hint="default"/>
      </w:rPr>
    </w:lvl>
    <w:lvl w:ilvl="7" w:tplc="5E9629D8">
      <w:start w:val="1"/>
      <w:numFmt w:val="bullet"/>
      <w:lvlText w:val="o"/>
      <w:lvlJc w:val="left"/>
      <w:pPr>
        <w:ind w:left="5760" w:hanging="360"/>
      </w:pPr>
      <w:rPr>
        <w:rFonts w:ascii="Courier New" w:hAnsi="Courier New" w:hint="default"/>
      </w:rPr>
    </w:lvl>
    <w:lvl w:ilvl="8" w:tplc="A3185070">
      <w:start w:val="1"/>
      <w:numFmt w:val="bullet"/>
      <w:lvlText w:val=""/>
      <w:lvlJc w:val="left"/>
      <w:pPr>
        <w:ind w:left="6480" w:hanging="360"/>
      </w:pPr>
      <w:rPr>
        <w:rFonts w:ascii="Wingdings" w:hAnsi="Wingdings" w:hint="default"/>
      </w:rPr>
    </w:lvl>
  </w:abstractNum>
  <w:abstractNum w:abstractNumId="2" w15:restartNumberingAfterBreak="0">
    <w:nsid w:val="11D9F2D2"/>
    <w:multiLevelType w:val="hybridMultilevel"/>
    <w:tmpl w:val="933624C0"/>
    <w:lvl w:ilvl="0" w:tplc="2B8E2D52">
      <w:start w:val="1"/>
      <w:numFmt w:val="bullet"/>
      <w:lvlText w:val=""/>
      <w:lvlJc w:val="left"/>
      <w:pPr>
        <w:ind w:left="720" w:hanging="360"/>
      </w:pPr>
      <w:rPr>
        <w:rFonts w:ascii="Symbol" w:hAnsi="Symbol" w:hint="default"/>
      </w:rPr>
    </w:lvl>
    <w:lvl w:ilvl="1" w:tplc="FE083F7C">
      <w:start w:val="1"/>
      <w:numFmt w:val="bullet"/>
      <w:lvlText w:val="o"/>
      <w:lvlJc w:val="left"/>
      <w:pPr>
        <w:ind w:left="1440" w:hanging="360"/>
      </w:pPr>
      <w:rPr>
        <w:rFonts w:ascii="Courier New" w:hAnsi="Courier New" w:hint="default"/>
      </w:rPr>
    </w:lvl>
    <w:lvl w:ilvl="2" w:tplc="C9741D2A">
      <w:start w:val="1"/>
      <w:numFmt w:val="bullet"/>
      <w:lvlText w:val=""/>
      <w:lvlJc w:val="left"/>
      <w:pPr>
        <w:ind w:left="2160" w:hanging="360"/>
      </w:pPr>
      <w:rPr>
        <w:rFonts w:ascii="Wingdings" w:hAnsi="Wingdings" w:hint="default"/>
      </w:rPr>
    </w:lvl>
    <w:lvl w:ilvl="3" w:tplc="27A0B214">
      <w:start w:val="1"/>
      <w:numFmt w:val="bullet"/>
      <w:lvlText w:val=""/>
      <w:lvlJc w:val="left"/>
      <w:pPr>
        <w:ind w:left="2880" w:hanging="360"/>
      </w:pPr>
      <w:rPr>
        <w:rFonts w:ascii="Symbol" w:hAnsi="Symbol" w:hint="default"/>
      </w:rPr>
    </w:lvl>
    <w:lvl w:ilvl="4" w:tplc="1F16F810">
      <w:start w:val="1"/>
      <w:numFmt w:val="bullet"/>
      <w:lvlText w:val="o"/>
      <w:lvlJc w:val="left"/>
      <w:pPr>
        <w:ind w:left="3600" w:hanging="360"/>
      </w:pPr>
      <w:rPr>
        <w:rFonts w:ascii="Courier New" w:hAnsi="Courier New" w:hint="default"/>
      </w:rPr>
    </w:lvl>
    <w:lvl w:ilvl="5" w:tplc="3A0C2D8C">
      <w:start w:val="1"/>
      <w:numFmt w:val="bullet"/>
      <w:lvlText w:val=""/>
      <w:lvlJc w:val="left"/>
      <w:pPr>
        <w:ind w:left="4320" w:hanging="360"/>
      </w:pPr>
      <w:rPr>
        <w:rFonts w:ascii="Wingdings" w:hAnsi="Wingdings" w:hint="default"/>
      </w:rPr>
    </w:lvl>
    <w:lvl w:ilvl="6" w:tplc="BE869E38">
      <w:start w:val="1"/>
      <w:numFmt w:val="bullet"/>
      <w:lvlText w:val=""/>
      <w:lvlJc w:val="left"/>
      <w:pPr>
        <w:ind w:left="5040" w:hanging="360"/>
      </w:pPr>
      <w:rPr>
        <w:rFonts w:ascii="Symbol" w:hAnsi="Symbol" w:hint="default"/>
      </w:rPr>
    </w:lvl>
    <w:lvl w:ilvl="7" w:tplc="39EECF68">
      <w:start w:val="1"/>
      <w:numFmt w:val="bullet"/>
      <w:lvlText w:val="o"/>
      <w:lvlJc w:val="left"/>
      <w:pPr>
        <w:ind w:left="5760" w:hanging="360"/>
      </w:pPr>
      <w:rPr>
        <w:rFonts w:ascii="Courier New" w:hAnsi="Courier New" w:hint="default"/>
      </w:rPr>
    </w:lvl>
    <w:lvl w:ilvl="8" w:tplc="76CA9E3A">
      <w:start w:val="1"/>
      <w:numFmt w:val="bullet"/>
      <w:lvlText w:val=""/>
      <w:lvlJc w:val="left"/>
      <w:pPr>
        <w:ind w:left="6480" w:hanging="360"/>
      </w:pPr>
      <w:rPr>
        <w:rFonts w:ascii="Wingdings" w:hAnsi="Wingdings" w:hint="default"/>
      </w:rPr>
    </w:lvl>
  </w:abstractNum>
  <w:abstractNum w:abstractNumId="3" w15:restartNumberingAfterBreak="0">
    <w:nsid w:val="2ED0FF07"/>
    <w:multiLevelType w:val="hybridMultilevel"/>
    <w:tmpl w:val="15000F30"/>
    <w:lvl w:ilvl="0" w:tplc="25885F3A">
      <w:start w:val="1"/>
      <w:numFmt w:val="bullet"/>
      <w:lvlText w:val=""/>
      <w:lvlJc w:val="left"/>
      <w:pPr>
        <w:ind w:left="720" w:hanging="360"/>
      </w:pPr>
      <w:rPr>
        <w:rFonts w:ascii="Symbol" w:hAnsi="Symbol" w:hint="default"/>
      </w:rPr>
    </w:lvl>
    <w:lvl w:ilvl="1" w:tplc="BD40C880">
      <w:start w:val="1"/>
      <w:numFmt w:val="bullet"/>
      <w:lvlText w:val="o"/>
      <w:lvlJc w:val="left"/>
      <w:pPr>
        <w:ind w:left="1440" w:hanging="360"/>
      </w:pPr>
      <w:rPr>
        <w:rFonts w:ascii="Courier New" w:hAnsi="Courier New" w:hint="default"/>
      </w:rPr>
    </w:lvl>
    <w:lvl w:ilvl="2" w:tplc="8206903E">
      <w:start w:val="1"/>
      <w:numFmt w:val="bullet"/>
      <w:lvlText w:val=""/>
      <w:lvlJc w:val="left"/>
      <w:pPr>
        <w:ind w:left="2160" w:hanging="360"/>
      </w:pPr>
      <w:rPr>
        <w:rFonts w:ascii="Wingdings" w:hAnsi="Wingdings" w:hint="default"/>
      </w:rPr>
    </w:lvl>
    <w:lvl w:ilvl="3" w:tplc="38241988">
      <w:start w:val="1"/>
      <w:numFmt w:val="bullet"/>
      <w:lvlText w:val=""/>
      <w:lvlJc w:val="left"/>
      <w:pPr>
        <w:ind w:left="2880" w:hanging="360"/>
      </w:pPr>
      <w:rPr>
        <w:rFonts w:ascii="Symbol" w:hAnsi="Symbol" w:hint="default"/>
      </w:rPr>
    </w:lvl>
    <w:lvl w:ilvl="4" w:tplc="EACE8448">
      <w:start w:val="1"/>
      <w:numFmt w:val="bullet"/>
      <w:lvlText w:val="o"/>
      <w:lvlJc w:val="left"/>
      <w:pPr>
        <w:ind w:left="3600" w:hanging="360"/>
      </w:pPr>
      <w:rPr>
        <w:rFonts w:ascii="Courier New" w:hAnsi="Courier New" w:hint="default"/>
      </w:rPr>
    </w:lvl>
    <w:lvl w:ilvl="5" w:tplc="593E3096">
      <w:start w:val="1"/>
      <w:numFmt w:val="bullet"/>
      <w:lvlText w:val=""/>
      <w:lvlJc w:val="left"/>
      <w:pPr>
        <w:ind w:left="4320" w:hanging="360"/>
      </w:pPr>
      <w:rPr>
        <w:rFonts w:ascii="Wingdings" w:hAnsi="Wingdings" w:hint="default"/>
      </w:rPr>
    </w:lvl>
    <w:lvl w:ilvl="6" w:tplc="3B884920">
      <w:start w:val="1"/>
      <w:numFmt w:val="bullet"/>
      <w:lvlText w:val=""/>
      <w:lvlJc w:val="left"/>
      <w:pPr>
        <w:ind w:left="5040" w:hanging="360"/>
      </w:pPr>
      <w:rPr>
        <w:rFonts w:ascii="Symbol" w:hAnsi="Symbol" w:hint="default"/>
      </w:rPr>
    </w:lvl>
    <w:lvl w:ilvl="7" w:tplc="B73C1548">
      <w:start w:val="1"/>
      <w:numFmt w:val="bullet"/>
      <w:lvlText w:val="o"/>
      <w:lvlJc w:val="left"/>
      <w:pPr>
        <w:ind w:left="5760" w:hanging="360"/>
      </w:pPr>
      <w:rPr>
        <w:rFonts w:ascii="Courier New" w:hAnsi="Courier New" w:hint="default"/>
      </w:rPr>
    </w:lvl>
    <w:lvl w:ilvl="8" w:tplc="A94A1C82">
      <w:start w:val="1"/>
      <w:numFmt w:val="bullet"/>
      <w:lvlText w:val=""/>
      <w:lvlJc w:val="left"/>
      <w:pPr>
        <w:ind w:left="6480" w:hanging="360"/>
      </w:pPr>
      <w:rPr>
        <w:rFonts w:ascii="Wingdings" w:hAnsi="Wingdings" w:hint="default"/>
      </w:rPr>
    </w:lvl>
  </w:abstractNum>
  <w:abstractNum w:abstractNumId="4" w15:restartNumberingAfterBreak="0">
    <w:nsid w:val="54C9AE0E"/>
    <w:multiLevelType w:val="hybridMultilevel"/>
    <w:tmpl w:val="3C0E6ACA"/>
    <w:lvl w:ilvl="0" w:tplc="4F54B7A6">
      <w:start w:val="1"/>
      <w:numFmt w:val="bullet"/>
      <w:lvlText w:val=""/>
      <w:lvlJc w:val="left"/>
      <w:pPr>
        <w:ind w:left="720" w:hanging="360"/>
      </w:pPr>
      <w:rPr>
        <w:rFonts w:ascii="Symbol" w:hAnsi="Symbol" w:hint="default"/>
      </w:rPr>
    </w:lvl>
    <w:lvl w:ilvl="1" w:tplc="E3E6AE42">
      <w:start w:val="1"/>
      <w:numFmt w:val="bullet"/>
      <w:lvlText w:val="o"/>
      <w:lvlJc w:val="left"/>
      <w:pPr>
        <w:ind w:left="1440" w:hanging="360"/>
      </w:pPr>
      <w:rPr>
        <w:rFonts w:ascii="Courier New" w:hAnsi="Courier New" w:hint="default"/>
      </w:rPr>
    </w:lvl>
    <w:lvl w:ilvl="2" w:tplc="884C4FD2">
      <w:start w:val="1"/>
      <w:numFmt w:val="bullet"/>
      <w:lvlText w:val=""/>
      <w:lvlJc w:val="left"/>
      <w:pPr>
        <w:ind w:left="2160" w:hanging="360"/>
      </w:pPr>
      <w:rPr>
        <w:rFonts w:ascii="Wingdings" w:hAnsi="Wingdings" w:hint="default"/>
      </w:rPr>
    </w:lvl>
    <w:lvl w:ilvl="3" w:tplc="B5448F5A">
      <w:start w:val="1"/>
      <w:numFmt w:val="bullet"/>
      <w:lvlText w:val=""/>
      <w:lvlJc w:val="left"/>
      <w:pPr>
        <w:ind w:left="2880" w:hanging="360"/>
      </w:pPr>
      <w:rPr>
        <w:rFonts w:ascii="Symbol" w:hAnsi="Symbol" w:hint="default"/>
      </w:rPr>
    </w:lvl>
    <w:lvl w:ilvl="4" w:tplc="05841B34">
      <w:start w:val="1"/>
      <w:numFmt w:val="bullet"/>
      <w:lvlText w:val="o"/>
      <w:lvlJc w:val="left"/>
      <w:pPr>
        <w:ind w:left="3600" w:hanging="360"/>
      </w:pPr>
      <w:rPr>
        <w:rFonts w:ascii="Courier New" w:hAnsi="Courier New" w:hint="default"/>
      </w:rPr>
    </w:lvl>
    <w:lvl w:ilvl="5" w:tplc="1D1C02AA">
      <w:start w:val="1"/>
      <w:numFmt w:val="bullet"/>
      <w:lvlText w:val=""/>
      <w:lvlJc w:val="left"/>
      <w:pPr>
        <w:ind w:left="4320" w:hanging="360"/>
      </w:pPr>
      <w:rPr>
        <w:rFonts w:ascii="Wingdings" w:hAnsi="Wingdings" w:hint="default"/>
      </w:rPr>
    </w:lvl>
    <w:lvl w:ilvl="6" w:tplc="A44A3F90">
      <w:start w:val="1"/>
      <w:numFmt w:val="bullet"/>
      <w:lvlText w:val=""/>
      <w:lvlJc w:val="left"/>
      <w:pPr>
        <w:ind w:left="5040" w:hanging="360"/>
      </w:pPr>
      <w:rPr>
        <w:rFonts w:ascii="Symbol" w:hAnsi="Symbol" w:hint="default"/>
      </w:rPr>
    </w:lvl>
    <w:lvl w:ilvl="7" w:tplc="CB6EB0F8">
      <w:start w:val="1"/>
      <w:numFmt w:val="bullet"/>
      <w:lvlText w:val="o"/>
      <w:lvlJc w:val="left"/>
      <w:pPr>
        <w:ind w:left="5760" w:hanging="360"/>
      </w:pPr>
      <w:rPr>
        <w:rFonts w:ascii="Courier New" w:hAnsi="Courier New" w:hint="default"/>
      </w:rPr>
    </w:lvl>
    <w:lvl w:ilvl="8" w:tplc="A882FB42">
      <w:start w:val="1"/>
      <w:numFmt w:val="bullet"/>
      <w:lvlText w:val=""/>
      <w:lvlJc w:val="left"/>
      <w:pPr>
        <w:ind w:left="6480" w:hanging="360"/>
      </w:pPr>
      <w:rPr>
        <w:rFonts w:ascii="Wingdings" w:hAnsi="Wingdings" w:hint="default"/>
      </w:rPr>
    </w:lvl>
  </w:abstractNum>
  <w:abstractNum w:abstractNumId="5" w15:restartNumberingAfterBreak="0">
    <w:nsid w:val="6D8B5472"/>
    <w:multiLevelType w:val="hybridMultilevel"/>
    <w:tmpl w:val="366C46C6"/>
    <w:lvl w:ilvl="0" w:tplc="7FA44C98">
      <w:start w:val="1"/>
      <w:numFmt w:val="bullet"/>
      <w:lvlText w:val=""/>
      <w:lvlJc w:val="left"/>
      <w:pPr>
        <w:ind w:left="720" w:hanging="360"/>
      </w:pPr>
      <w:rPr>
        <w:rFonts w:ascii="Symbol" w:hAnsi="Symbol" w:hint="default"/>
      </w:rPr>
    </w:lvl>
    <w:lvl w:ilvl="1" w:tplc="B54CB5EA">
      <w:start w:val="1"/>
      <w:numFmt w:val="bullet"/>
      <w:lvlText w:val="o"/>
      <w:lvlJc w:val="left"/>
      <w:pPr>
        <w:ind w:left="1440" w:hanging="360"/>
      </w:pPr>
      <w:rPr>
        <w:rFonts w:ascii="Courier New" w:hAnsi="Courier New" w:hint="default"/>
      </w:rPr>
    </w:lvl>
    <w:lvl w:ilvl="2" w:tplc="86726CB4">
      <w:start w:val="1"/>
      <w:numFmt w:val="bullet"/>
      <w:lvlText w:val=""/>
      <w:lvlJc w:val="left"/>
      <w:pPr>
        <w:ind w:left="2160" w:hanging="360"/>
      </w:pPr>
      <w:rPr>
        <w:rFonts w:ascii="Wingdings" w:hAnsi="Wingdings" w:hint="default"/>
      </w:rPr>
    </w:lvl>
    <w:lvl w:ilvl="3" w:tplc="97B46DB4">
      <w:start w:val="1"/>
      <w:numFmt w:val="bullet"/>
      <w:lvlText w:val=""/>
      <w:lvlJc w:val="left"/>
      <w:pPr>
        <w:ind w:left="2880" w:hanging="360"/>
      </w:pPr>
      <w:rPr>
        <w:rFonts w:ascii="Symbol" w:hAnsi="Symbol" w:hint="default"/>
      </w:rPr>
    </w:lvl>
    <w:lvl w:ilvl="4" w:tplc="2FF2A97A">
      <w:start w:val="1"/>
      <w:numFmt w:val="bullet"/>
      <w:lvlText w:val="o"/>
      <w:lvlJc w:val="left"/>
      <w:pPr>
        <w:ind w:left="3600" w:hanging="360"/>
      </w:pPr>
      <w:rPr>
        <w:rFonts w:ascii="Courier New" w:hAnsi="Courier New" w:hint="default"/>
      </w:rPr>
    </w:lvl>
    <w:lvl w:ilvl="5" w:tplc="54022F6E">
      <w:start w:val="1"/>
      <w:numFmt w:val="bullet"/>
      <w:lvlText w:val=""/>
      <w:lvlJc w:val="left"/>
      <w:pPr>
        <w:ind w:left="4320" w:hanging="360"/>
      </w:pPr>
      <w:rPr>
        <w:rFonts w:ascii="Wingdings" w:hAnsi="Wingdings" w:hint="default"/>
      </w:rPr>
    </w:lvl>
    <w:lvl w:ilvl="6" w:tplc="D8B2B4CA">
      <w:start w:val="1"/>
      <w:numFmt w:val="bullet"/>
      <w:lvlText w:val=""/>
      <w:lvlJc w:val="left"/>
      <w:pPr>
        <w:ind w:left="5040" w:hanging="360"/>
      </w:pPr>
      <w:rPr>
        <w:rFonts w:ascii="Symbol" w:hAnsi="Symbol" w:hint="default"/>
      </w:rPr>
    </w:lvl>
    <w:lvl w:ilvl="7" w:tplc="1BD29924">
      <w:start w:val="1"/>
      <w:numFmt w:val="bullet"/>
      <w:lvlText w:val="o"/>
      <w:lvlJc w:val="left"/>
      <w:pPr>
        <w:ind w:left="5760" w:hanging="360"/>
      </w:pPr>
      <w:rPr>
        <w:rFonts w:ascii="Courier New" w:hAnsi="Courier New" w:hint="default"/>
      </w:rPr>
    </w:lvl>
    <w:lvl w:ilvl="8" w:tplc="99CA7A18">
      <w:start w:val="1"/>
      <w:numFmt w:val="bullet"/>
      <w:lvlText w:val=""/>
      <w:lvlJc w:val="left"/>
      <w:pPr>
        <w:ind w:left="6480" w:hanging="360"/>
      </w:pPr>
      <w:rPr>
        <w:rFonts w:ascii="Wingdings" w:hAnsi="Wingdings" w:hint="default"/>
      </w:rPr>
    </w:lvl>
  </w:abstractNum>
  <w:abstractNum w:abstractNumId="6" w15:restartNumberingAfterBreak="0">
    <w:nsid w:val="7479F361"/>
    <w:multiLevelType w:val="hybridMultilevel"/>
    <w:tmpl w:val="4BDCCF1A"/>
    <w:lvl w:ilvl="0" w:tplc="A6C45EAA">
      <w:start w:val="1"/>
      <w:numFmt w:val="bullet"/>
      <w:lvlText w:val=""/>
      <w:lvlJc w:val="left"/>
      <w:pPr>
        <w:ind w:left="720" w:hanging="360"/>
      </w:pPr>
      <w:rPr>
        <w:rFonts w:ascii="Symbol" w:hAnsi="Symbol" w:hint="default"/>
      </w:rPr>
    </w:lvl>
    <w:lvl w:ilvl="1" w:tplc="2DFA55AA">
      <w:start w:val="1"/>
      <w:numFmt w:val="bullet"/>
      <w:lvlText w:val="o"/>
      <w:lvlJc w:val="left"/>
      <w:pPr>
        <w:ind w:left="1440" w:hanging="360"/>
      </w:pPr>
      <w:rPr>
        <w:rFonts w:ascii="Courier New" w:hAnsi="Courier New" w:hint="default"/>
      </w:rPr>
    </w:lvl>
    <w:lvl w:ilvl="2" w:tplc="F5F2FFB2">
      <w:start w:val="1"/>
      <w:numFmt w:val="bullet"/>
      <w:lvlText w:val=""/>
      <w:lvlJc w:val="left"/>
      <w:pPr>
        <w:ind w:left="2160" w:hanging="360"/>
      </w:pPr>
      <w:rPr>
        <w:rFonts w:ascii="Wingdings" w:hAnsi="Wingdings" w:hint="default"/>
      </w:rPr>
    </w:lvl>
    <w:lvl w:ilvl="3" w:tplc="0A14F892">
      <w:start w:val="1"/>
      <w:numFmt w:val="bullet"/>
      <w:lvlText w:val=""/>
      <w:lvlJc w:val="left"/>
      <w:pPr>
        <w:ind w:left="2880" w:hanging="360"/>
      </w:pPr>
      <w:rPr>
        <w:rFonts w:ascii="Symbol" w:hAnsi="Symbol" w:hint="default"/>
      </w:rPr>
    </w:lvl>
    <w:lvl w:ilvl="4" w:tplc="C1A08D78">
      <w:start w:val="1"/>
      <w:numFmt w:val="bullet"/>
      <w:lvlText w:val="o"/>
      <w:lvlJc w:val="left"/>
      <w:pPr>
        <w:ind w:left="3600" w:hanging="360"/>
      </w:pPr>
      <w:rPr>
        <w:rFonts w:ascii="Courier New" w:hAnsi="Courier New" w:hint="default"/>
      </w:rPr>
    </w:lvl>
    <w:lvl w:ilvl="5" w:tplc="D4A4106C">
      <w:start w:val="1"/>
      <w:numFmt w:val="bullet"/>
      <w:lvlText w:val=""/>
      <w:lvlJc w:val="left"/>
      <w:pPr>
        <w:ind w:left="4320" w:hanging="360"/>
      </w:pPr>
      <w:rPr>
        <w:rFonts w:ascii="Wingdings" w:hAnsi="Wingdings" w:hint="default"/>
      </w:rPr>
    </w:lvl>
    <w:lvl w:ilvl="6" w:tplc="831E93BC">
      <w:start w:val="1"/>
      <w:numFmt w:val="bullet"/>
      <w:lvlText w:val=""/>
      <w:lvlJc w:val="left"/>
      <w:pPr>
        <w:ind w:left="5040" w:hanging="360"/>
      </w:pPr>
      <w:rPr>
        <w:rFonts w:ascii="Symbol" w:hAnsi="Symbol" w:hint="default"/>
      </w:rPr>
    </w:lvl>
    <w:lvl w:ilvl="7" w:tplc="0BBCB088">
      <w:start w:val="1"/>
      <w:numFmt w:val="bullet"/>
      <w:lvlText w:val="o"/>
      <w:lvlJc w:val="left"/>
      <w:pPr>
        <w:ind w:left="5760" w:hanging="360"/>
      </w:pPr>
      <w:rPr>
        <w:rFonts w:ascii="Courier New" w:hAnsi="Courier New" w:hint="default"/>
      </w:rPr>
    </w:lvl>
    <w:lvl w:ilvl="8" w:tplc="D6A285D8">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5"/>
  </w:num>
  <w:num w:numId="5">
    <w:abstractNumId w:val="3"/>
  </w:num>
  <w:num w:numId="6">
    <w:abstractNumId w:val="6"/>
  </w:num>
  <w:num w:numId="7">
    <w:abstractNumId w:val="0"/>
  </w:num>
  <w:numIdMacAtCleanup w:val="7"/>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rashant Kumar09/Pune HO/Product Development/Life">
    <w15:presenceInfo w15:providerId="None" w15:userId="Prashant Kumar09/Pune HO/Product Development/Life"/>
  </w15:person>
  <w15:person w15:author="Rituraj Singh/Pune HO/Marketing/Life">
    <w15:presenceInfo w15:providerId="AD" w15:userId="S-1-5-21-1854511854-2516635169-3995422475-45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7560A2"/>
    <w:rsid w:val="0008444C"/>
    <w:rsid w:val="0010925A"/>
    <w:rsid w:val="00156A45"/>
    <w:rsid w:val="00231619"/>
    <w:rsid w:val="00284CEC"/>
    <w:rsid w:val="002E5CBC"/>
    <w:rsid w:val="002E84C0"/>
    <w:rsid w:val="00324B38"/>
    <w:rsid w:val="003607C9"/>
    <w:rsid w:val="0038688E"/>
    <w:rsid w:val="003A610E"/>
    <w:rsid w:val="00434167"/>
    <w:rsid w:val="004454DE"/>
    <w:rsid w:val="00530C8E"/>
    <w:rsid w:val="005B2D05"/>
    <w:rsid w:val="005C4DC7"/>
    <w:rsid w:val="006B2FFF"/>
    <w:rsid w:val="006B4DF2"/>
    <w:rsid w:val="007A0AE9"/>
    <w:rsid w:val="007C8898"/>
    <w:rsid w:val="007F4D79"/>
    <w:rsid w:val="008390D8"/>
    <w:rsid w:val="008943D6"/>
    <w:rsid w:val="008A2979"/>
    <w:rsid w:val="008E6126"/>
    <w:rsid w:val="008FC6AB"/>
    <w:rsid w:val="00950C25"/>
    <w:rsid w:val="00999451"/>
    <w:rsid w:val="009B419E"/>
    <w:rsid w:val="009D7F34"/>
    <w:rsid w:val="009F01C2"/>
    <w:rsid w:val="00A31CB8"/>
    <w:rsid w:val="00A4AECC"/>
    <w:rsid w:val="00B3EBCD"/>
    <w:rsid w:val="00B91713"/>
    <w:rsid w:val="00C94946"/>
    <w:rsid w:val="00D2488D"/>
    <w:rsid w:val="00D5289B"/>
    <w:rsid w:val="00D82D24"/>
    <w:rsid w:val="00DA329E"/>
    <w:rsid w:val="00DB19EA"/>
    <w:rsid w:val="00DCD15A"/>
    <w:rsid w:val="00EA37E5"/>
    <w:rsid w:val="00EB78F8"/>
    <w:rsid w:val="00EC5B0F"/>
    <w:rsid w:val="00EDA679"/>
    <w:rsid w:val="00EF512C"/>
    <w:rsid w:val="00F858B3"/>
    <w:rsid w:val="00FE305E"/>
    <w:rsid w:val="010DC770"/>
    <w:rsid w:val="01445B12"/>
    <w:rsid w:val="01596CB2"/>
    <w:rsid w:val="0168CB44"/>
    <w:rsid w:val="018CC496"/>
    <w:rsid w:val="0196E474"/>
    <w:rsid w:val="019E902A"/>
    <w:rsid w:val="01A0AEF5"/>
    <w:rsid w:val="01BD4336"/>
    <w:rsid w:val="01C176F1"/>
    <w:rsid w:val="01C4700A"/>
    <w:rsid w:val="01E61CF2"/>
    <w:rsid w:val="01EA2041"/>
    <w:rsid w:val="01EB066C"/>
    <w:rsid w:val="021D61E4"/>
    <w:rsid w:val="024486A5"/>
    <w:rsid w:val="02500F51"/>
    <w:rsid w:val="0272B66D"/>
    <w:rsid w:val="0283678A"/>
    <w:rsid w:val="028636AC"/>
    <w:rsid w:val="029AF407"/>
    <w:rsid w:val="02ABC0DE"/>
    <w:rsid w:val="02B053BC"/>
    <w:rsid w:val="02C00036"/>
    <w:rsid w:val="02DFB0FE"/>
    <w:rsid w:val="02EC0CFA"/>
    <w:rsid w:val="03037876"/>
    <w:rsid w:val="0322D5F5"/>
    <w:rsid w:val="03231FBE"/>
    <w:rsid w:val="032F8F25"/>
    <w:rsid w:val="033D7F15"/>
    <w:rsid w:val="0342B758"/>
    <w:rsid w:val="0346F06B"/>
    <w:rsid w:val="0349BF07"/>
    <w:rsid w:val="03772281"/>
    <w:rsid w:val="037A7295"/>
    <w:rsid w:val="037AC1AA"/>
    <w:rsid w:val="03A04405"/>
    <w:rsid w:val="03A3091A"/>
    <w:rsid w:val="03A3DC9D"/>
    <w:rsid w:val="03A487DA"/>
    <w:rsid w:val="03AB4856"/>
    <w:rsid w:val="03BD9956"/>
    <w:rsid w:val="03C0C014"/>
    <w:rsid w:val="03CB3FE4"/>
    <w:rsid w:val="03DB8996"/>
    <w:rsid w:val="03E51DF7"/>
    <w:rsid w:val="03F7DD1C"/>
    <w:rsid w:val="0400A8B2"/>
    <w:rsid w:val="0406A1C5"/>
    <w:rsid w:val="04299D81"/>
    <w:rsid w:val="04765D99"/>
    <w:rsid w:val="047B437D"/>
    <w:rsid w:val="047C171E"/>
    <w:rsid w:val="04856C34"/>
    <w:rsid w:val="04B26014"/>
    <w:rsid w:val="04BE45AA"/>
    <w:rsid w:val="05024164"/>
    <w:rsid w:val="050D22CB"/>
    <w:rsid w:val="050F2732"/>
    <w:rsid w:val="0515DBFB"/>
    <w:rsid w:val="051BF2A0"/>
    <w:rsid w:val="05440E04"/>
    <w:rsid w:val="055749DE"/>
    <w:rsid w:val="0562FE40"/>
    <w:rsid w:val="056AE30A"/>
    <w:rsid w:val="0595547E"/>
    <w:rsid w:val="059FB366"/>
    <w:rsid w:val="05B677A8"/>
    <w:rsid w:val="05C8A5A6"/>
    <w:rsid w:val="05CEB6AA"/>
    <w:rsid w:val="05D72260"/>
    <w:rsid w:val="05DE7381"/>
    <w:rsid w:val="05E59861"/>
    <w:rsid w:val="05ECD0E5"/>
    <w:rsid w:val="06079DD0"/>
    <w:rsid w:val="060E027E"/>
    <w:rsid w:val="0631F981"/>
    <w:rsid w:val="0652D948"/>
    <w:rsid w:val="06847750"/>
    <w:rsid w:val="0684B80C"/>
    <w:rsid w:val="068AFBD5"/>
    <w:rsid w:val="0693CA3B"/>
    <w:rsid w:val="06975054"/>
    <w:rsid w:val="0699DF28"/>
    <w:rsid w:val="069B5128"/>
    <w:rsid w:val="06C83EB1"/>
    <w:rsid w:val="06C89872"/>
    <w:rsid w:val="06D5F32C"/>
    <w:rsid w:val="06F4C59A"/>
    <w:rsid w:val="06FBB748"/>
    <w:rsid w:val="073FCA4A"/>
    <w:rsid w:val="074BFF3F"/>
    <w:rsid w:val="075E9C68"/>
    <w:rsid w:val="07919CE6"/>
    <w:rsid w:val="07C0E302"/>
    <w:rsid w:val="07CCBE1D"/>
    <w:rsid w:val="07D0DC45"/>
    <w:rsid w:val="07F9A769"/>
    <w:rsid w:val="080AA5AA"/>
    <w:rsid w:val="082B72A7"/>
    <w:rsid w:val="0831EAC9"/>
    <w:rsid w:val="083B651A"/>
    <w:rsid w:val="084F949D"/>
    <w:rsid w:val="088D8734"/>
    <w:rsid w:val="088E73DE"/>
    <w:rsid w:val="08B1A2C0"/>
    <w:rsid w:val="08B26D41"/>
    <w:rsid w:val="08B29517"/>
    <w:rsid w:val="08FBAA81"/>
    <w:rsid w:val="090209AF"/>
    <w:rsid w:val="0909EA22"/>
    <w:rsid w:val="0916872E"/>
    <w:rsid w:val="09216926"/>
    <w:rsid w:val="092C58ED"/>
    <w:rsid w:val="093395C1"/>
    <w:rsid w:val="09420E6F"/>
    <w:rsid w:val="095F59A1"/>
    <w:rsid w:val="0967613F"/>
    <w:rsid w:val="09717AE9"/>
    <w:rsid w:val="09A10424"/>
    <w:rsid w:val="09B580C8"/>
    <w:rsid w:val="09C39955"/>
    <w:rsid w:val="09C4AF30"/>
    <w:rsid w:val="0A1ACC02"/>
    <w:rsid w:val="0A256467"/>
    <w:rsid w:val="0A2E6109"/>
    <w:rsid w:val="0A3BF924"/>
    <w:rsid w:val="0A3C2789"/>
    <w:rsid w:val="0A3D7DE5"/>
    <w:rsid w:val="0A440640"/>
    <w:rsid w:val="0A49C895"/>
    <w:rsid w:val="0A5BB7B8"/>
    <w:rsid w:val="0A5D6827"/>
    <w:rsid w:val="0A61C254"/>
    <w:rsid w:val="0A751F68"/>
    <w:rsid w:val="0A7C65A6"/>
    <w:rsid w:val="0A9F49FB"/>
    <w:rsid w:val="0AC3DB18"/>
    <w:rsid w:val="0AD2D20A"/>
    <w:rsid w:val="0AEAD19B"/>
    <w:rsid w:val="0AF59F40"/>
    <w:rsid w:val="0AFA14A3"/>
    <w:rsid w:val="0B1638C4"/>
    <w:rsid w:val="0B31A609"/>
    <w:rsid w:val="0B322F88"/>
    <w:rsid w:val="0B7A237D"/>
    <w:rsid w:val="0B9D0AB9"/>
    <w:rsid w:val="0BA19468"/>
    <w:rsid w:val="0BA20BC8"/>
    <w:rsid w:val="0BCBE64D"/>
    <w:rsid w:val="0BDD2278"/>
    <w:rsid w:val="0BEBCD90"/>
    <w:rsid w:val="0C1A9853"/>
    <w:rsid w:val="0C1E879B"/>
    <w:rsid w:val="0C1F0924"/>
    <w:rsid w:val="0C2AF55A"/>
    <w:rsid w:val="0C30D65D"/>
    <w:rsid w:val="0C3298E4"/>
    <w:rsid w:val="0C3BC717"/>
    <w:rsid w:val="0C43A815"/>
    <w:rsid w:val="0C490CF6"/>
    <w:rsid w:val="0C622F8A"/>
    <w:rsid w:val="0C729DE7"/>
    <w:rsid w:val="0C7E69B5"/>
    <w:rsid w:val="0C8E18A4"/>
    <w:rsid w:val="0C91C439"/>
    <w:rsid w:val="0CBD1180"/>
    <w:rsid w:val="0CC97D76"/>
    <w:rsid w:val="0CCED7F1"/>
    <w:rsid w:val="0CD3AF95"/>
    <w:rsid w:val="0CFA3C20"/>
    <w:rsid w:val="0D140AEF"/>
    <w:rsid w:val="0D168562"/>
    <w:rsid w:val="0D2756B9"/>
    <w:rsid w:val="0D34205C"/>
    <w:rsid w:val="0D57B870"/>
    <w:rsid w:val="0D632151"/>
    <w:rsid w:val="0D90C3A4"/>
    <w:rsid w:val="0D9654F5"/>
    <w:rsid w:val="0DA132B7"/>
    <w:rsid w:val="0DA5CD1D"/>
    <w:rsid w:val="0DABFDA5"/>
    <w:rsid w:val="0DAC1DD4"/>
    <w:rsid w:val="0DAC798A"/>
    <w:rsid w:val="0DD0B43D"/>
    <w:rsid w:val="0E0CF92C"/>
    <w:rsid w:val="0E0ECA28"/>
    <w:rsid w:val="0E1BCD27"/>
    <w:rsid w:val="0E1FF4F0"/>
    <w:rsid w:val="0E2503A1"/>
    <w:rsid w:val="0E317FC5"/>
    <w:rsid w:val="0E4E4B3D"/>
    <w:rsid w:val="0E573915"/>
    <w:rsid w:val="0E659D76"/>
    <w:rsid w:val="0E826AE4"/>
    <w:rsid w:val="0E88048D"/>
    <w:rsid w:val="0E92B79D"/>
    <w:rsid w:val="0ED38F0E"/>
    <w:rsid w:val="0EE8DAE9"/>
    <w:rsid w:val="0F142BB8"/>
    <w:rsid w:val="0F17AD19"/>
    <w:rsid w:val="0F223FE5"/>
    <w:rsid w:val="0F365323"/>
    <w:rsid w:val="0F3A7940"/>
    <w:rsid w:val="0F424108"/>
    <w:rsid w:val="0F468660"/>
    <w:rsid w:val="0F55D535"/>
    <w:rsid w:val="0F638203"/>
    <w:rsid w:val="0F903E9E"/>
    <w:rsid w:val="0FB24831"/>
    <w:rsid w:val="0FB2EDA0"/>
    <w:rsid w:val="0FB751B6"/>
    <w:rsid w:val="0FBC5BA5"/>
    <w:rsid w:val="0FE1D473"/>
    <w:rsid w:val="0FF4BAB2"/>
    <w:rsid w:val="0FF96775"/>
    <w:rsid w:val="1000E048"/>
    <w:rsid w:val="1013FB0C"/>
    <w:rsid w:val="103AD39D"/>
    <w:rsid w:val="103E9566"/>
    <w:rsid w:val="1055679D"/>
    <w:rsid w:val="105DF1AE"/>
    <w:rsid w:val="106CAD2E"/>
    <w:rsid w:val="107CF024"/>
    <w:rsid w:val="10937F8E"/>
    <w:rsid w:val="10AEE5C4"/>
    <w:rsid w:val="10C4EB8A"/>
    <w:rsid w:val="10CDC798"/>
    <w:rsid w:val="10DF0505"/>
    <w:rsid w:val="110F4277"/>
    <w:rsid w:val="111337AC"/>
    <w:rsid w:val="1115BB96"/>
    <w:rsid w:val="111D6B37"/>
    <w:rsid w:val="112715BD"/>
    <w:rsid w:val="11350F8A"/>
    <w:rsid w:val="1139A19A"/>
    <w:rsid w:val="11420CC5"/>
    <w:rsid w:val="1144FAC4"/>
    <w:rsid w:val="115022BF"/>
    <w:rsid w:val="117061C7"/>
    <w:rsid w:val="11819E32"/>
    <w:rsid w:val="11D3F2D4"/>
    <w:rsid w:val="11E06FCC"/>
    <w:rsid w:val="11E47677"/>
    <w:rsid w:val="11F54FAC"/>
    <w:rsid w:val="11FB3781"/>
    <w:rsid w:val="12043E4A"/>
    <w:rsid w:val="1226AEEB"/>
    <w:rsid w:val="123E271A"/>
    <w:rsid w:val="12506049"/>
    <w:rsid w:val="12591491"/>
    <w:rsid w:val="1281F065"/>
    <w:rsid w:val="129FDDEC"/>
    <w:rsid w:val="12A94AA6"/>
    <w:rsid w:val="12E8B5D3"/>
    <w:rsid w:val="12F55AB1"/>
    <w:rsid w:val="12F7639E"/>
    <w:rsid w:val="132D61C1"/>
    <w:rsid w:val="134D82BA"/>
    <w:rsid w:val="136087BE"/>
    <w:rsid w:val="136DD95D"/>
    <w:rsid w:val="136EF0AD"/>
    <w:rsid w:val="13767F69"/>
    <w:rsid w:val="13795ED3"/>
    <w:rsid w:val="138118F3"/>
    <w:rsid w:val="13884C96"/>
    <w:rsid w:val="13928FB4"/>
    <w:rsid w:val="1394E3B2"/>
    <w:rsid w:val="13992540"/>
    <w:rsid w:val="13CA9433"/>
    <w:rsid w:val="13D747F6"/>
    <w:rsid w:val="13D7FA6A"/>
    <w:rsid w:val="13DE6CCD"/>
    <w:rsid w:val="140AB427"/>
    <w:rsid w:val="140D3A67"/>
    <w:rsid w:val="140FC63B"/>
    <w:rsid w:val="14115145"/>
    <w:rsid w:val="14545CEE"/>
    <w:rsid w:val="145515C2"/>
    <w:rsid w:val="147B951B"/>
    <w:rsid w:val="1499CACD"/>
    <w:rsid w:val="14A66115"/>
    <w:rsid w:val="14A8D3F4"/>
    <w:rsid w:val="14B42ED3"/>
    <w:rsid w:val="14CA2587"/>
    <w:rsid w:val="14DE36DC"/>
    <w:rsid w:val="14DE76E6"/>
    <w:rsid w:val="152FF38B"/>
    <w:rsid w:val="153A0AF5"/>
    <w:rsid w:val="15462BC0"/>
    <w:rsid w:val="155F89AA"/>
    <w:rsid w:val="1563F209"/>
    <w:rsid w:val="157FC389"/>
    <w:rsid w:val="158221A8"/>
    <w:rsid w:val="158B5040"/>
    <w:rsid w:val="158C3F83"/>
    <w:rsid w:val="159C7215"/>
    <w:rsid w:val="15ABB16E"/>
    <w:rsid w:val="15B51CB0"/>
    <w:rsid w:val="15C18C2F"/>
    <w:rsid w:val="15C4B0D2"/>
    <w:rsid w:val="15D1A511"/>
    <w:rsid w:val="15E09815"/>
    <w:rsid w:val="15FC15E9"/>
    <w:rsid w:val="15FF0AD9"/>
    <w:rsid w:val="160ED6C8"/>
    <w:rsid w:val="1616F834"/>
    <w:rsid w:val="161FFC0C"/>
    <w:rsid w:val="16288371"/>
    <w:rsid w:val="163111A0"/>
    <w:rsid w:val="16429191"/>
    <w:rsid w:val="1656DBAA"/>
    <w:rsid w:val="166E06E9"/>
    <w:rsid w:val="16771F11"/>
    <w:rsid w:val="1680DB4F"/>
    <w:rsid w:val="1691EE8A"/>
    <w:rsid w:val="1697C20C"/>
    <w:rsid w:val="1698DDC1"/>
    <w:rsid w:val="16A38977"/>
    <w:rsid w:val="16CFE56B"/>
    <w:rsid w:val="16E255FF"/>
    <w:rsid w:val="16F264B9"/>
    <w:rsid w:val="16FB3D0F"/>
    <w:rsid w:val="17142B04"/>
    <w:rsid w:val="1715174A"/>
    <w:rsid w:val="1739016B"/>
    <w:rsid w:val="173D43A5"/>
    <w:rsid w:val="17565B62"/>
    <w:rsid w:val="17768C07"/>
    <w:rsid w:val="177B0466"/>
    <w:rsid w:val="17ABBA3F"/>
    <w:rsid w:val="17C0CCD7"/>
    <w:rsid w:val="17F2A1A3"/>
    <w:rsid w:val="1809591B"/>
    <w:rsid w:val="183B1BE6"/>
    <w:rsid w:val="18642675"/>
    <w:rsid w:val="1867884B"/>
    <w:rsid w:val="187753A5"/>
    <w:rsid w:val="18905D33"/>
    <w:rsid w:val="189A6387"/>
    <w:rsid w:val="189B2572"/>
    <w:rsid w:val="18B61DCC"/>
    <w:rsid w:val="18C13C4E"/>
    <w:rsid w:val="18C54947"/>
    <w:rsid w:val="18C6B43F"/>
    <w:rsid w:val="18C9C2E7"/>
    <w:rsid w:val="18C9D951"/>
    <w:rsid w:val="18D02330"/>
    <w:rsid w:val="18D98F5C"/>
    <w:rsid w:val="18EC32DD"/>
    <w:rsid w:val="18FD32E0"/>
    <w:rsid w:val="19058C62"/>
    <w:rsid w:val="1913294E"/>
    <w:rsid w:val="192BC5D7"/>
    <w:rsid w:val="1959A155"/>
    <w:rsid w:val="195B0518"/>
    <w:rsid w:val="19813F09"/>
    <w:rsid w:val="19968910"/>
    <w:rsid w:val="199976D9"/>
    <w:rsid w:val="19B21BFC"/>
    <w:rsid w:val="19B80DBC"/>
    <w:rsid w:val="19BCEBD9"/>
    <w:rsid w:val="19C3A5FE"/>
    <w:rsid w:val="19D05395"/>
    <w:rsid w:val="19FE50BA"/>
    <w:rsid w:val="1A12AEDF"/>
    <w:rsid w:val="1A3B0D71"/>
    <w:rsid w:val="1A40027E"/>
    <w:rsid w:val="1A551FF2"/>
    <w:rsid w:val="1A76936E"/>
    <w:rsid w:val="1A7BC0A5"/>
    <w:rsid w:val="1A968120"/>
    <w:rsid w:val="1AB5FB37"/>
    <w:rsid w:val="1AC06B39"/>
    <w:rsid w:val="1AC7CC74"/>
    <w:rsid w:val="1AC909E8"/>
    <w:rsid w:val="1AD2CB71"/>
    <w:rsid w:val="1AD42D82"/>
    <w:rsid w:val="1AEB773F"/>
    <w:rsid w:val="1AFC2CDD"/>
    <w:rsid w:val="1B52259A"/>
    <w:rsid w:val="1B80ACF0"/>
    <w:rsid w:val="1B9532DF"/>
    <w:rsid w:val="1B974AC2"/>
    <w:rsid w:val="1B9C3900"/>
    <w:rsid w:val="1BB6EF03"/>
    <w:rsid w:val="1BCCE638"/>
    <w:rsid w:val="1BF85086"/>
    <w:rsid w:val="1C087E79"/>
    <w:rsid w:val="1C31C925"/>
    <w:rsid w:val="1C38123D"/>
    <w:rsid w:val="1C3AA1DC"/>
    <w:rsid w:val="1C3D860A"/>
    <w:rsid w:val="1C4070B4"/>
    <w:rsid w:val="1C45DDF4"/>
    <w:rsid w:val="1C466211"/>
    <w:rsid w:val="1C49B96D"/>
    <w:rsid w:val="1C7418F3"/>
    <w:rsid w:val="1C8CB81C"/>
    <w:rsid w:val="1CA11078"/>
    <w:rsid w:val="1CB74080"/>
    <w:rsid w:val="1CCBF650"/>
    <w:rsid w:val="1CD8661D"/>
    <w:rsid w:val="1CF9AC1A"/>
    <w:rsid w:val="1D085756"/>
    <w:rsid w:val="1D1AA360"/>
    <w:rsid w:val="1D1D7680"/>
    <w:rsid w:val="1D2A521F"/>
    <w:rsid w:val="1D38B636"/>
    <w:rsid w:val="1D3B4437"/>
    <w:rsid w:val="1D5933B4"/>
    <w:rsid w:val="1D6434DB"/>
    <w:rsid w:val="1D67A3D9"/>
    <w:rsid w:val="1D98CA52"/>
    <w:rsid w:val="1DABA113"/>
    <w:rsid w:val="1DADF4A2"/>
    <w:rsid w:val="1DB8D93B"/>
    <w:rsid w:val="1DE0EB17"/>
    <w:rsid w:val="1E167A36"/>
    <w:rsid w:val="1E172CEF"/>
    <w:rsid w:val="1E3F46F8"/>
    <w:rsid w:val="1E5635DC"/>
    <w:rsid w:val="1E6276BA"/>
    <w:rsid w:val="1E65501B"/>
    <w:rsid w:val="1E7FB03F"/>
    <w:rsid w:val="1E85B29C"/>
    <w:rsid w:val="1E873578"/>
    <w:rsid w:val="1EB79F07"/>
    <w:rsid w:val="1EC3B040"/>
    <w:rsid w:val="1EDDC4D7"/>
    <w:rsid w:val="1EE41447"/>
    <w:rsid w:val="1EEA6DF5"/>
    <w:rsid w:val="1F06CEB6"/>
    <w:rsid w:val="1F085D95"/>
    <w:rsid w:val="1F0E3CA5"/>
    <w:rsid w:val="1F1F61D4"/>
    <w:rsid w:val="1F28B40D"/>
    <w:rsid w:val="1F30B2F3"/>
    <w:rsid w:val="1F3EA357"/>
    <w:rsid w:val="1F43BF3B"/>
    <w:rsid w:val="1F462833"/>
    <w:rsid w:val="1F485F3A"/>
    <w:rsid w:val="1F5A5BF8"/>
    <w:rsid w:val="1F6250F1"/>
    <w:rsid w:val="1F6461A1"/>
    <w:rsid w:val="1F7155CD"/>
    <w:rsid w:val="1F737642"/>
    <w:rsid w:val="1F97F58A"/>
    <w:rsid w:val="1F9A7CBE"/>
    <w:rsid w:val="1F9D18AF"/>
    <w:rsid w:val="1FAD7F4D"/>
    <w:rsid w:val="1FBDAC06"/>
    <w:rsid w:val="1FC90EB3"/>
    <w:rsid w:val="1FDE622F"/>
    <w:rsid w:val="20029746"/>
    <w:rsid w:val="2009BC9C"/>
    <w:rsid w:val="20259FAB"/>
    <w:rsid w:val="205C9CFA"/>
    <w:rsid w:val="2087E4D3"/>
    <w:rsid w:val="209D3F4B"/>
    <w:rsid w:val="20B5D1EC"/>
    <w:rsid w:val="20C96EFB"/>
    <w:rsid w:val="20D3B0A7"/>
    <w:rsid w:val="20D5B812"/>
    <w:rsid w:val="20EDC647"/>
    <w:rsid w:val="20FBD6A8"/>
    <w:rsid w:val="21154F05"/>
    <w:rsid w:val="21219D19"/>
    <w:rsid w:val="212C3C20"/>
    <w:rsid w:val="21352B58"/>
    <w:rsid w:val="21362FFF"/>
    <w:rsid w:val="21409B1D"/>
    <w:rsid w:val="21469113"/>
    <w:rsid w:val="21565B1D"/>
    <w:rsid w:val="215A6CF2"/>
    <w:rsid w:val="218DFBDC"/>
    <w:rsid w:val="219FCBFC"/>
    <w:rsid w:val="21C713C5"/>
    <w:rsid w:val="21D8F20B"/>
    <w:rsid w:val="21DC4DDE"/>
    <w:rsid w:val="21F1BD85"/>
    <w:rsid w:val="220DA0AE"/>
    <w:rsid w:val="222533FA"/>
    <w:rsid w:val="2231C4F0"/>
    <w:rsid w:val="2235CA82"/>
    <w:rsid w:val="22433BA1"/>
    <w:rsid w:val="22471122"/>
    <w:rsid w:val="225464EC"/>
    <w:rsid w:val="225A82B0"/>
    <w:rsid w:val="225E6D1E"/>
    <w:rsid w:val="22639630"/>
    <w:rsid w:val="2264E052"/>
    <w:rsid w:val="226AC294"/>
    <w:rsid w:val="2295682A"/>
    <w:rsid w:val="229A41CF"/>
    <w:rsid w:val="229C6736"/>
    <w:rsid w:val="22A257E1"/>
    <w:rsid w:val="22A4B6EB"/>
    <w:rsid w:val="22B21E9C"/>
    <w:rsid w:val="22E77EAB"/>
    <w:rsid w:val="22F64B08"/>
    <w:rsid w:val="2303A786"/>
    <w:rsid w:val="230A330B"/>
    <w:rsid w:val="2313F7D9"/>
    <w:rsid w:val="2347983C"/>
    <w:rsid w:val="234F1B3B"/>
    <w:rsid w:val="235628AE"/>
    <w:rsid w:val="235F66B3"/>
    <w:rsid w:val="237B2E27"/>
    <w:rsid w:val="238A32F3"/>
    <w:rsid w:val="238A98EA"/>
    <w:rsid w:val="23910E17"/>
    <w:rsid w:val="23AD1DA1"/>
    <w:rsid w:val="23AEEE7F"/>
    <w:rsid w:val="23B53B32"/>
    <w:rsid w:val="23C1EF8F"/>
    <w:rsid w:val="23D11C56"/>
    <w:rsid w:val="23D1498C"/>
    <w:rsid w:val="23D3A5D2"/>
    <w:rsid w:val="24002B02"/>
    <w:rsid w:val="2424317C"/>
    <w:rsid w:val="24410227"/>
    <w:rsid w:val="244CBC37"/>
    <w:rsid w:val="245A97E5"/>
    <w:rsid w:val="245E82C9"/>
    <w:rsid w:val="2466A738"/>
    <w:rsid w:val="24739569"/>
    <w:rsid w:val="247ACA47"/>
    <w:rsid w:val="24904DA3"/>
    <w:rsid w:val="249D2ADB"/>
    <w:rsid w:val="24CDC68E"/>
    <w:rsid w:val="24D1FCA9"/>
    <w:rsid w:val="24E6A81C"/>
    <w:rsid w:val="24EE870A"/>
    <w:rsid w:val="24FD467A"/>
    <w:rsid w:val="25025037"/>
    <w:rsid w:val="2506EAEE"/>
    <w:rsid w:val="25147D8C"/>
    <w:rsid w:val="25164F90"/>
    <w:rsid w:val="2525F118"/>
    <w:rsid w:val="2528CE22"/>
    <w:rsid w:val="2544B647"/>
    <w:rsid w:val="256FA6E6"/>
    <w:rsid w:val="258390B3"/>
    <w:rsid w:val="2584337D"/>
    <w:rsid w:val="258A54DC"/>
    <w:rsid w:val="25A5255E"/>
    <w:rsid w:val="25BE0B63"/>
    <w:rsid w:val="25D38B74"/>
    <w:rsid w:val="25DA2FB6"/>
    <w:rsid w:val="25E4B75B"/>
    <w:rsid w:val="25EE8017"/>
    <w:rsid w:val="25FC30FB"/>
    <w:rsid w:val="26031043"/>
    <w:rsid w:val="26049BF4"/>
    <w:rsid w:val="262F34E1"/>
    <w:rsid w:val="2682F7A4"/>
    <w:rsid w:val="269525C5"/>
    <w:rsid w:val="26A93015"/>
    <w:rsid w:val="26A980D9"/>
    <w:rsid w:val="26B4791D"/>
    <w:rsid w:val="26DD1A7D"/>
    <w:rsid w:val="26EDD1E3"/>
    <w:rsid w:val="26F88442"/>
    <w:rsid w:val="2705C9A7"/>
    <w:rsid w:val="270EA75D"/>
    <w:rsid w:val="271B70E4"/>
    <w:rsid w:val="271C7018"/>
    <w:rsid w:val="271F2EE9"/>
    <w:rsid w:val="2736D190"/>
    <w:rsid w:val="27484BD9"/>
    <w:rsid w:val="275A62DC"/>
    <w:rsid w:val="278E20FE"/>
    <w:rsid w:val="27E5E433"/>
    <w:rsid w:val="27FC8C0A"/>
    <w:rsid w:val="280B5DE3"/>
    <w:rsid w:val="28169415"/>
    <w:rsid w:val="282A86A5"/>
    <w:rsid w:val="28333B31"/>
    <w:rsid w:val="2859A169"/>
    <w:rsid w:val="285C9959"/>
    <w:rsid w:val="28796BC6"/>
    <w:rsid w:val="288C181B"/>
    <w:rsid w:val="28A89C0E"/>
    <w:rsid w:val="28AC7402"/>
    <w:rsid w:val="28BDCE9B"/>
    <w:rsid w:val="28F3D90C"/>
    <w:rsid w:val="291D2CA9"/>
    <w:rsid w:val="292347C7"/>
    <w:rsid w:val="2947C0AC"/>
    <w:rsid w:val="2950CE4C"/>
    <w:rsid w:val="2952EDC6"/>
    <w:rsid w:val="297DB159"/>
    <w:rsid w:val="299B5669"/>
    <w:rsid w:val="29B510EE"/>
    <w:rsid w:val="29BFEBB3"/>
    <w:rsid w:val="29E151F4"/>
    <w:rsid w:val="2A069948"/>
    <w:rsid w:val="2A0CE7FD"/>
    <w:rsid w:val="2A0FE503"/>
    <w:rsid w:val="2A2F3928"/>
    <w:rsid w:val="2A309B47"/>
    <w:rsid w:val="2A3E0202"/>
    <w:rsid w:val="2A53EC43"/>
    <w:rsid w:val="2A75A12E"/>
    <w:rsid w:val="2A89E903"/>
    <w:rsid w:val="2A8DBEDE"/>
    <w:rsid w:val="2A9542D4"/>
    <w:rsid w:val="2AB4D4C8"/>
    <w:rsid w:val="2ABAC5D0"/>
    <w:rsid w:val="2ACD13DE"/>
    <w:rsid w:val="2AF33DE0"/>
    <w:rsid w:val="2AFAA42D"/>
    <w:rsid w:val="2B018965"/>
    <w:rsid w:val="2B03ACF4"/>
    <w:rsid w:val="2B10ECAF"/>
    <w:rsid w:val="2B2A77D0"/>
    <w:rsid w:val="2B2B9CE7"/>
    <w:rsid w:val="2B35A25A"/>
    <w:rsid w:val="2B3A5A9F"/>
    <w:rsid w:val="2B56F173"/>
    <w:rsid w:val="2B69DF6F"/>
    <w:rsid w:val="2B75DF9E"/>
    <w:rsid w:val="2BA1BBA3"/>
    <w:rsid w:val="2BAAF7FF"/>
    <w:rsid w:val="2BB880A1"/>
    <w:rsid w:val="2BD8D75C"/>
    <w:rsid w:val="2BDE93FA"/>
    <w:rsid w:val="2BE25832"/>
    <w:rsid w:val="2BE26AA3"/>
    <w:rsid w:val="2BF25A1F"/>
    <w:rsid w:val="2C17697D"/>
    <w:rsid w:val="2C3D4048"/>
    <w:rsid w:val="2C470388"/>
    <w:rsid w:val="2C524715"/>
    <w:rsid w:val="2C52F820"/>
    <w:rsid w:val="2C5C69B5"/>
    <w:rsid w:val="2C61736A"/>
    <w:rsid w:val="2C797437"/>
    <w:rsid w:val="2C7D0193"/>
    <w:rsid w:val="2C993DC7"/>
    <w:rsid w:val="2CA0D0AF"/>
    <w:rsid w:val="2CB807FD"/>
    <w:rsid w:val="2CEA2015"/>
    <w:rsid w:val="2CEB891F"/>
    <w:rsid w:val="2CF7BF32"/>
    <w:rsid w:val="2CFDDB37"/>
    <w:rsid w:val="2D0A5371"/>
    <w:rsid w:val="2D0A80C0"/>
    <w:rsid w:val="2D1E1729"/>
    <w:rsid w:val="2D30DABC"/>
    <w:rsid w:val="2D38A94B"/>
    <w:rsid w:val="2D41CF59"/>
    <w:rsid w:val="2D4834E8"/>
    <w:rsid w:val="2D80C070"/>
    <w:rsid w:val="2D80F25F"/>
    <w:rsid w:val="2DB230F2"/>
    <w:rsid w:val="2DB76C8C"/>
    <w:rsid w:val="2DCC8BCC"/>
    <w:rsid w:val="2DE5A771"/>
    <w:rsid w:val="2DE5EE4B"/>
    <w:rsid w:val="2E1F2B80"/>
    <w:rsid w:val="2E43F335"/>
    <w:rsid w:val="2E60E3B0"/>
    <w:rsid w:val="2E63C65D"/>
    <w:rsid w:val="2E787BCC"/>
    <w:rsid w:val="2EB4018C"/>
    <w:rsid w:val="2EC43E4D"/>
    <w:rsid w:val="2ECD2ED3"/>
    <w:rsid w:val="2EEAA096"/>
    <w:rsid w:val="2EEB7940"/>
    <w:rsid w:val="2EFD4ACA"/>
    <w:rsid w:val="2F0D4FA8"/>
    <w:rsid w:val="2F13A1A0"/>
    <w:rsid w:val="2F1ECA7C"/>
    <w:rsid w:val="2F2611AF"/>
    <w:rsid w:val="2F340C32"/>
    <w:rsid w:val="2F379B9A"/>
    <w:rsid w:val="2F3F2498"/>
    <w:rsid w:val="2F4E94E3"/>
    <w:rsid w:val="2F50254F"/>
    <w:rsid w:val="2F6AC235"/>
    <w:rsid w:val="2F73BD5E"/>
    <w:rsid w:val="2F965A77"/>
    <w:rsid w:val="2F9C4B6E"/>
    <w:rsid w:val="2FB3C313"/>
    <w:rsid w:val="2FD3F487"/>
    <w:rsid w:val="2FDE5D1F"/>
    <w:rsid w:val="2FEA84AC"/>
    <w:rsid w:val="2FF40C89"/>
    <w:rsid w:val="30100373"/>
    <w:rsid w:val="301A891D"/>
    <w:rsid w:val="301E5EEA"/>
    <w:rsid w:val="3023E465"/>
    <w:rsid w:val="3034B7AE"/>
    <w:rsid w:val="30428B5C"/>
    <w:rsid w:val="306214C3"/>
    <w:rsid w:val="3073E108"/>
    <w:rsid w:val="3074B28A"/>
    <w:rsid w:val="3077CE1C"/>
    <w:rsid w:val="30904668"/>
    <w:rsid w:val="30BD448D"/>
    <w:rsid w:val="30DEDAD7"/>
    <w:rsid w:val="31209460"/>
    <w:rsid w:val="31424726"/>
    <w:rsid w:val="31697A89"/>
    <w:rsid w:val="3170E20C"/>
    <w:rsid w:val="318B035E"/>
    <w:rsid w:val="318FE6FD"/>
    <w:rsid w:val="319B31BF"/>
    <w:rsid w:val="319BF0CC"/>
    <w:rsid w:val="31B2E8D8"/>
    <w:rsid w:val="31C2DAE6"/>
    <w:rsid w:val="31C8BE6D"/>
    <w:rsid w:val="31D93640"/>
    <w:rsid w:val="31EF8AE8"/>
    <w:rsid w:val="31FC053F"/>
    <w:rsid w:val="320711EE"/>
    <w:rsid w:val="32072253"/>
    <w:rsid w:val="32097D60"/>
    <w:rsid w:val="3209DCCF"/>
    <w:rsid w:val="3213257C"/>
    <w:rsid w:val="32140576"/>
    <w:rsid w:val="3242EAE5"/>
    <w:rsid w:val="3295532A"/>
    <w:rsid w:val="329A0586"/>
    <w:rsid w:val="32BFA311"/>
    <w:rsid w:val="32CA5563"/>
    <w:rsid w:val="32CB26BE"/>
    <w:rsid w:val="33046028"/>
    <w:rsid w:val="33047C73"/>
    <w:rsid w:val="332C8B44"/>
    <w:rsid w:val="33502615"/>
    <w:rsid w:val="3351AC68"/>
    <w:rsid w:val="3351DE8E"/>
    <w:rsid w:val="33571CB9"/>
    <w:rsid w:val="338AAC75"/>
    <w:rsid w:val="33B8E5EB"/>
    <w:rsid w:val="33B9A3FC"/>
    <w:rsid w:val="33BCFA13"/>
    <w:rsid w:val="33C1ACF8"/>
    <w:rsid w:val="33C5BF35"/>
    <w:rsid w:val="33E6DF41"/>
    <w:rsid w:val="33ED4904"/>
    <w:rsid w:val="340595F3"/>
    <w:rsid w:val="342F6120"/>
    <w:rsid w:val="3442D1ED"/>
    <w:rsid w:val="344A87A2"/>
    <w:rsid w:val="345FB612"/>
    <w:rsid w:val="3461F32E"/>
    <w:rsid w:val="3462533B"/>
    <w:rsid w:val="34816AA4"/>
    <w:rsid w:val="3487C0AB"/>
    <w:rsid w:val="34A66855"/>
    <w:rsid w:val="34A676C5"/>
    <w:rsid w:val="34B76CCC"/>
    <w:rsid w:val="34C9BF63"/>
    <w:rsid w:val="34D5DBE2"/>
    <w:rsid w:val="34D8F540"/>
    <w:rsid w:val="34E6976E"/>
    <w:rsid w:val="34F67160"/>
    <w:rsid w:val="34FFE4C3"/>
    <w:rsid w:val="35058169"/>
    <w:rsid w:val="35227AE8"/>
    <w:rsid w:val="3593CEF8"/>
    <w:rsid w:val="35BEAD40"/>
    <w:rsid w:val="35C23745"/>
    <w:rsid w:val="35C6324D"/>
    <w:rsid w:val="35C7F214"/>
    <w:rsid w:val="35CE2436"/>
    <w:rsid w:val="36088EC6"/>
    <w:rsid w:val="3613D1BE"/>
    <w:rsid w:val="362116AC"/>
    <w:rsid w:val="36244A0F"/>
    <w:rsid w:val="3626FEED"/>
    <w:rsid w:val="3627EEE1"/>
    <w:rsid w:val="36307698"/>
    <w:rsid w:val="36325558"/>
    <w:rsid w:val="363D2E4D"/>
    <w:rsid w:val="3642692A"/>
    <w:rsid w:val="3647E19D"/>
    <w:rsid w:val="3649D3F1"/>
    <w:rsid w:val="366526BA"/>
    <w:rsid w:val="3682F398"/>
    <w:rsid w:val="369D09A0"/>
    <w:rsid w:val="36A12150"/>
    <w:rsid w:val="36DFD649"/>
    <w:rsid w:val="36E906EC"/>
    <w:rsid w:val="36E9F711"/>
    <w:rsid w:val="36F4680E"/>
    <w:rsid w:val="36FCA446"/>
    <w:rsid w:val="37108186"/>
    <w:rsid w:val="371D540A"/>
    <w:rsid w:val="371ED693"/>
    <w:rsid w:val="373BC12F"/>
    <w:rsid w:val="374A9A78"/>
    <w:rsid w:val="374C3303"/>
    <w:rsid w:val="374D8F0C"/>
    <w:rsid w:val="374E8DAD"/>
    <w:rsid w:val="376A0E90"/>
    <w:rsid w:val="376FBBE2"/>
    <w:rsid w:val="3780A9AB"/>
    <w:rsid w:val="378B2E56"/>
    <w:rsid w:val="37AA2E22"/>
    <w:rsid w:val="37ABD324"/>
    <w:rsid w:val="37C4F1A7"/>
    <w:rsid w:val="37CF4F60"/>
    <w:rsid w:val="3807BDF7"/>
    <w:rsid w:val="380DB284"/>
    <w:rsid w:val="38405CE5"/>
    <w:rsid w:val="38606A6C"/>
    <w:rsid w:val="387D9A37"/>
    <w:rsid w:val="387E9428"/>
    <w:rsid w:val="38857216"/>
    <w:rsid w:val="389096DA"/>
    <w:rsid w:val="38AB3476"/>
    <w:rsid w:val="38C4DCD5"/>
    <w:rsid w:val="38D6918C"/>
    <w:rsid w:val="38F692D0"/>
    <w:rsid w:val="39156617"/>
    <w:rsid w:val="391BD461"/>
    <w:rsid w:val="39236636"/>
    <w:rsid w:val="39274561"/>
    <w:rsid w:val="393735B0"/>
    <w:rsid w:val="393BA3B1"/>
    <w:rsid w:val="393E8BC2"/>
    <w:rsid w:val="395C5024"/>
    <w:rsid w:val="3970F058"/>
    <w:rsid w:val="399724B0"/>
    <w:rsid w:val="39977C64"/>
    <w:rsid w:val="39996F02"/>
    <w:rsid w:val="39A290D9"/>
    <w:rsid w:val="39AC3590"/>
    <w:rsid w:val="39C0186F"/>
    <w:rsid w:val="39C71355"/>
    <w:rsid w:val="39E519D4"/>
    <w:rsid w:val="39FE2ACE"/>
    <w:rsid w:val="3A0214E4"/>
    <w:rsid w:val="3A15C90A"/>
    <w:rsid w:val="3A1F7B13"/>
    <w:rsid w:val="3A48E1AB"/>
    <w:rsid w:val="3A8FC4B6"/>
    <w:rsid w:val="3A95D53A"/>
    <w:rsid w:val="3AB37311"/>
    <w:rsid w:val="3ACC9317"/>
    <w:rsid w:val="3AE5245B"/>
    <w:rsid w:val="3AEE7A36"/>
    <w:rsid w:val="3B0D8772"/>
    <w:rsid w:val="3B241AB9"/>
    <w:rsid w:val="3B260D06"/>
    <w:rsid w:val="3B2ED3B7"/>
    <w:rsid w:val="3B307997"/>
    <w:rsid w:val="3B3486C3"/>
    <w:rsid w:val="3B4290EC"/>
    <w:rsid w:val="3B8C98F9"/>
    <w:rsid w:val="3BC3A405"/>
    <w:rsid w:val="3BC9626D"/>
    <w:rsid w:val="3BCED5E4"/>
    <w:rsid w:val="3BD40C90"/>
    <w:rsid w:val="3BF4FB06"/>
    <w:rsid w:val="3C067C8D"/>
    <w:rsid w:val="3C240BD9"/>
    <w:rsid w:val="3C278B39"/>
    <w:rsid w:val="3C348E02"/>
    <w:rsid w:val="3C396C9A"/>
    <w:rsid w:val="3C443FBA"/>
    <w:rsid w:val="3C5602F4"/>
    <w:rsid w:val="3C5B55DC"/>
    <w:rsid w:val="3C926422"/>
    <w:rsid w:val="3CA2BA4F"/>
    <w:rsid w:val="3CA2EA08"/>
    <w:rsid w:val="3CA4D98D"/>
    <w:rsid w:val="3CAF1E69"/>
    <w:rsid w:val="3CB27358"/>
    <w:rsid w:val="3CB5016B"/>
    <w:rsid w:val="3CBEBDBE"/>
    <w:rsid w:val="3CCDFEA3"/>
    <w:rsid w:val="3CD15D2F"/>
    <w:rsid w:val="3CE00804"/>
    <w:rsid w:val="3CE2BB90"/>
    <w:rsid w:val="3CFF953D"/>
    <w:rsid w:val="3D0228CD"/>
    <w:rsid w:val="3D24AFB2"/>
    <w:rsid w:val="3D33A6B3"/>
    <w:rsid w:val="3D364438"/>
    <w:rsid w:val="3D6DCF70"/>
    <w:rsid w:val="3D6F8A99"/>
    <w:rsid w:val="3D9E8415"/>
    <w:rsid w:val="3DA68CF3"/>
    <w:rsid w:val="3DC6C5FF"/>
    <w:rsid w:val="3DEEA7A9"/>
    <w:rsid w:val="3DFFB877"/>
    <w:rsid w:val="3E036D5F"/>
    <w:rsid w:val="3E081FEC"/>
    <w:rsid w:val="3E0B420D"/>
    <w:rsid w:val="3E102FAE"/>
    <w:rsid w:val="3E1117B9"/>
    <w:rsid w:val="3E1BB39E"/>
    <w:rsid w:val="3E2339BC"/>
    <w:rsid w:val="3E3ABEB5"/>
    <w:rsid w:val="3E50AF49"/>
    <w:rsid w:val="3E75380C"/>
    <w:rsid w:val="3E85ED23"/>
    <w:rsid w:val="3E926767"/>
    <w:rsid w:val="3E9364D6"/>
    <w:rsid w:val="3EA2E2C1"/>
    <w:rsid w:val="3EB5B1BE"/>
    <w:rsid w:val="3EB91221"/>
    <w:rsid w:val="3EBE521B"/>
    <w:rsid w:val="3EC14EF6"/>
    <w:rsid w:val="3F33C0E5"/>
    <w:rsid w:val="3F4F7D83"/>
    <w:rsid w:val="3F5382E2"/>
    <w:rsid w:val="3F6136AC"/>
    <w:rsid w:val="3F92EFB2"/>
    <w:rsid w:val="3F9C5BE6"/>
    <w:rsid w:val="3F9DDC80"/>
    <w:rsid w:val="3FB45317"/>
    <w:rsid w:val="3FDFA03D"/>
    <w:rsid w:val="3FE00FE4"/>
    <w:rsid w:val="3FEACEA9"/>
    <w:rsid w:val="40019FA0"/>
    <w:rsid w:val="4005DC0D"/>
    <w:rsid w:val="4038CB59"/>
    <w:rsid w:val="4063623D"/>
    <w:rsid w:val="40CF64D7"/>
    <w:rsid w:val="40D10E3A"/>
    <w:rsid w:val="40D2833E"/>
    <w:rsid w:val="40D60743"/>
    <w:rsid w:val="40D9FC88"/>
    <w:rsid w:val="40E46CAC"/>
    <w:rsid w:val="40E5724D"/>
    <w:rsid w:val="40F955A2"/>
    <w:rsid w:val="4104DD4C"/>
    <w:rsid w:val="410F8C9D"/>
    <w:rsid w:val="411694AD"/>
    <w:rsid w:val="411954C1"/>
    <w:rsid w:val="413028C8"/>
    <w:rsid w:val="4134153B"/>
    <w:rsid w:val="413A56AD"/>
    <w:rsid w:val="414124CA"/>
    <w:rsid w:val="415AB63B"/>
    <w:rsid w:val="4162B150"/>
    <w:rsid w:val="41657E8F"/>
    <w:rsid w:val="416E6B63"/>
    <w:rsid w:val="4179D89D"/>
    <w:rsid w:val="419D3222"/>
    <w:rsid w:val="419E5B48"/>
    <w:rsid w:val="41C83E7C"/>
    <w:rsid w:val="41D9683B"/>
    <w:rsid w:val="41F23595"/>
    <w:rsid w:val="41F2C4E9"/>
    <w:rsid w:val="41FFEA24"/>
    <w:rsid w:val="421C7B8A"/>
    <w:rsid w:val="42277208"/>
    <w:rsid w:val="424AAE74"/>
    <w:rsid w:val="427608BB"/>
    <w:rsid w:val="427C622E"/>
    <w:rsid w:val="428A08D6"/>
    <w:rsid w:val="428AB8D4"/>
    <w:rsid w:val="428F98A5"/>
    <w:rsid w:val="42988726"/>
    <w:rsid w:val="429EBCBE"/>
    <w:rsid w:val="429EF08A"/>
    <w:rsid w:val="42A8D7FC"/>
    <w:rsid w:val="42C43E39"/>
    <w:rsid w:val="42F717C6"/>
    <w:rsid w:val="42F9F60B"/>
    <w:rsid w:val="42FBD1EF"/>
    <w:rsid w:val="4304BA40"/>
    <w:rsid w:val="43299A98"/>
    <w:rsid w:val="432D10E0"/>
    <w:rsid w:val="433F48AB"/>
    <w:rsid w:val="434EFCEC"/>
    <w:rsid w:val="435233C6"/>
    <w:rsid w:val="43647F42"/>
    <w:rsid w:val="43680B91"/>
    <w:rsid w:val="43698BB3"/>
    <w:rsid w:val="437120CE"/>
    <w:rsid w:val="437503B1"/>
    <w:rsid w:val="4378F9CD"/>
    <w:rsid w:val="439F9B48"/>
    <w:rsid w:val="43A53EDA"/>
    <w:rsid w:val="43D17733"/>
    <w:rsid w:val="43F33D37"/>
    <w:rsid w:val="44184FB6"/>
    <w:rsid w:val="442359C3"/>
    <w:rsid w:val="4427418B"/>
    <w:rsid w:val="442B8406"/>
    <w:rsid w:val="442D61D5"/>
    <w:rsid w:val="443B9EBD"/>
    <w:rsid w:val="446458C7"/>
    <w:rsid w:val="446778B1"/>
    <w:rsid w:val="447CC92E"/>
    <w:rsid w:val="44A32E07"/>
    <w:rsid w:val="44C92060"/>
    <w:rsid w:val="44CC73A0"/>
    <w:rsid w:val="44D8CE4F"/>
    <w:rsid w:val="44FA167F"/>
    <w:rsid w:val="4515D6DB"/>
    <w:rsid w:val="454B6D92"/>
    <w:rsid w:val="454C1DD8"/>
    <w:rsid w:val="4557FA29"/>
    <w:rsid w:val="455A9E57"/>
    <w:rsid w:val="45768A97"/>
    <w:rsid w:val="457D9F4E"/>
    <w:rsid w:val="4589A9D9"/>
    <w:rsid w:val="45926A31"/>
    <w:rsid w:val="459A00EC"/>
    <w:rsid w:val="45A21112"/>
    <w:rsid w:val="45C361C4"/>
    <w:rsid w:val="45D6431C"/>
    <w:rsid w:val="45E467F1"/>
    <w:rsid w:val="45E8C617"/>
    <w:rsid w:val="45F77D0D"/>
    <w:rsid w:val="461A5D3F"/>
    <w:rsid w:val="4621B36F"/>
    <w:rsid w:val="462D0090"/>
    <w:rsid w:val="46503CDE"/>
    <w:rsid w:val="46521855"/>
    <w:rsid w:val="465A1993"/>
    <w:rsid w:val="465B7C5D"/>
    <w:rsid w:val="465EF67D"/>
    <w:rsid w:val="46B601D8"/>
    <w:rsid w:val="46E9F0DF"/>
    <w:rsid w:val="46F4684B"/>
    <w:rsid w:val="4709C83C"/>
    <w:rsid w:val="472FC588"/>
    <w:rsid w:val="4783090B"/>
    <w:rsid w:val="478519C1"/>
    <w:rsid w:val="4787C3C8"/>
    <w:rsid w:val="47A806C1"/>
    <w:rsid w:val="47A82CBA"/>
    <w:rsid w:val="47ABD691"/>
    <w:rsid w:val="47AD9522"/>
    <w:rsid w:val="47CB501E"/>
    <w:rsid w:val="4812DCCE"/>
    <w:rsid w:val="4812F789"/>
    <w:rsid w:val="4820FAC3"/>
    <w:rsid w:val="4831ECD9"/>
    <w:rsid w:val="486C4C3D"/>
    <w:rsid w:val="488F76B5"/>
    <w:rsid w:val="4890932F"/>
    <w:rsid w:val="4894539A"/>
    <w:rsid w:val="48BD6199"/>
    <w:rsid w:val="48CDA5AB"/>
    <w:rsid w:val="48E086A5"/>
    <w:rsid w:val="48F28F74"/>
    <w:rsid w:val="48F9AD21"/>
    <w:rsid w:val="490EBA0E"/>
    <w:rsid w:val="491E993D"/>
    <w:rsid w:val="493F3E40"/>
    <w:rsid w:val="494141B8"/>
    <w:rsid w:val="494209C8"/>
    <w:rsid w:val="4955F335"/>
    <w:rsid w:val="49575FD9"/>
    <w:rsid w:val="49663CBD"/>
    <w:rsid w:val="49762D05"/>
    <w:rsid w:val="4987EB32"/>
    <w:rsid w:val="499404B9"/>
    <w:rsid w:val="49DA95AF"/>
    <w:rsid w:val="4A0A2FB5"/>
    <w:rsid w:val="4A178E23"/>
    <w:rsid w:val="4A27200F"/>
    <w:rsid w:val="4A2922F6"/>
    <w:rsid w:val="4A3F38B7"/>
    <w:rsid w:val="4A44BC32"/>
    <w:rsid w:val="4A4681B4"/>
    <w:rsid w:val="4A647D35"/>
    <w:rsid w:val="4A7DE46C"/>
    <w:rsid w:val="4A7FE93F"/>
    <w:rsid w:val="4AB93E78"/>
    <w:rsid w:val="4AC2A3A2"/>
    <w:rsid w:val="4ACA9FB7"/>
    <w:rsid w:val="4AD821D2"/>
    <w:rsid w:val="4AD90D96"/>
    <w:rsid w:val="4AE96975"/>
    <w:rsid w:val="4AED7E22"/>
    <w:rsid w:val="4B019B0E"/>
    <w:rsid w:val="4B066390"/>
    <w:rsid w:val="4B2D66F6"/>
    <w:rsid w:val="4B6BE001"/>
    <w:rsid w:val="4B98269E"/>
    <w:rsid w:val="4BA7590D"/>
    <w:rsid w:val="4BB467EE"/>
    <w:rsid w:val="4BB4A1FF"/>
    <w:rsid w:val="4BBD51F1"/>
    <w:rsid w:val="4BC8457B"/>
    <w:rsid w:val="4BD0E010"/>
    <w:rsid w:val="4BDF082D"/>
    <w:rsid w:val="4BEBBAB5"/>
    <w:rsid w:val="4BF65118"/>
    <w:rsid w:val="4C035F4C"/>
    <w:rsid w:val="4C07FD3D"/>
    <w:rsid w:val="4C28F15A"/>
    <w:rsid w:val="4C2DD236"/>
    <w:rsid w:val="4C4ED93F"/>
    <w:rsid w:val="4C6614D6"/>
    <w:rsid w:val="4C9BB95A"/>
    <w:rsid w:val="4CB6E741"/>
    <w:rsid w:val="4CBA655A"/>
    <w:rsid w:val="4CBB8EE2"/>
    <w:rsid w:val="4CC150B5"/>
    <w:rsid w:val="4CC3251C"/>
    <w:rsid w:val="4CD2E391"/>
    <w:rsid w:val="4CE6164B"/>
    <w:rsid w:val="4CED9C40"/>
    <w:rsid w:val="4D1012E3"/>
    <w:rsid w:val="4D10D531"/>
    <w:rsid w:val="4D2AC6F4"/>
    <w:rsid w:val="4D3A12A7"/>
    <w:rsid w:val="4D3A270C"/>
    <w:rsid w:val="4D70A336"/>
    <w:rsid w:val="4D7E5FD1"/>
    <w:rsid w:val="4D80C83E"/>
    <w:rsid w:val="4D82E9D7"/>
    <w:rsid w:val="4D9773EC"/>
    <w:rsid w:val="4DA3EFFD"/>
    <w:rsid w:val="4DA72311"/>
    <w:rsid w:val="4DBD0D8A"/>
    <w:rsid w:val="4DC59C16"/>
    <w:rsid w:val="4DCE367B"/>
    <w:rsid w:val="4DD0E8CA"/>
    <w:rsid w:val="4DD2D5E0"/>
    <w:rsid w:val="4E019423"/>
    <w:rsid w:val="4E07EB91"/>
    <w:rsid w:val="4E086E14"/>
    <w:rsid w:val="4E321596"/>
    <w:rsid w:val="4E45906E"/>
    <w:rsid w:val="4E68550E"/>
    <w:rsid w:val="4E795435"/>
    <w:rsid w:val="4E8FB060"/>
    <w:rsid w:val="4EB6AEE7"/>
    <w:rsid w:val="4EDDE9CF"/>
    <w:rsid w:val="4EEE8CF2"/>
    <w:rsid w:val="4F0BE4D0"/>
    <w:rsid w:val="4F1B1430"/>
    <w:rsid w:val="4F2FF648"/>
    <w:rsid w:val="4F460DD3"/>
    <w:rsid w:val="4F49F37C"/>
    <w:rsid w:val="4F657854"/>
    <w:rsid w:val="4F67AA67"/>
    <w:rsid w:val="4F77E725"/>
    <w:rsid w:val="4F7B2154"/>
    <w:rsid w:val="4F8EFFD3"/>
    <w:rsid w:val="4F9259B2"/>
    <w:rsid w:val="4FBA9550"/>
    <w:rsid w:val="4FC1BF00"/>
    <w:rsid w:val="4FCBEE4F"/>
    <w:rsid w:val="4FD0607F"/>
    <w:rsid w:val="4FDE427F"/>
    <w:rsid w:val="4FE46F04"/>
    <w:rsid w:val="4FEDCC3A"/>
    <w:rsid w:val="4FFCEF70"/>
    <w:rsid w:val="5000D334"/>
    <w:rsid w:val="50071B09"/>
    <w:rsid w:val="500BD437"/>
    <w:rsid w:val="501E6C1A"/>
    <w:rsid w:val="502A021A"/>
    <w:rsid w:val="502DD7FE"/>
    <w:rsid w:val="502F87FD"/>
    <w:rsid w:val="50453DB4"/>
    <w:rsid w:val="504D3BF7"/>
    <w:rsid w:val="5050B33C"/>
    <w:rsid w:val="505AF9D2"/>
    <w:rsid w:val="50636FF8"/>
    <w:rsid w:val="506B78D2"/>
    <w:rsid w:val="509A2489"/>
    <w:rsid w:val="50AED1CD"/>
    <w:rsid w:val="50BA1121"/>
    <w:rsid w:val="50C7AAEC"/>
    <w:rsid w:val="50D07D59"/>
    <w:rsid w:val="50E49C35"/>
    <w:rsid w:val="51131133"/>
    <w:rsid w:val="514EDC35"/>
    <w:rsid w:val="51519547"/>
    <w:rsid w:val="5180B70E"/>
    <w:rsid w:val="51822A20"/>
    <w:rsid w:val="51874A61"/>
    <w:rsid w:val="51944454"/>
    <w:rsid w:val="51A6A397"/>
    <w:rsid w:val="51AF27DC"/>
    <w:rsid w:val="51CD5D3C"/>
    <w:rsid w:val="520D2016"/>
    <w:rsid w:val="522601D4"/>
    <w:rsid w:val="52283585"/>
    <w:rsid w:val="52655E6D"/>
    <w:rsid w:val="5269ED3D"/>
    <w:rsid w:val="5271B0F5"/>
    <w:rsid w:val="52861306"/>
    <w:rsid w:val="528B77CA"/>
    <w:rsid w:val="52C223D1"/>
    <w:rsid w:val="52C38879"/>
    <w:rsid w:val="52CA8E91"/>
    <w:rsid w:val="5325A3ED"/>
    <w:rsid w:val="533AD820"/>
    <w:rsid w:val="533C7A5F"/>
    <w:rsid w:val="534665CF"/>
    <w:rsid w:val="5347C58A"/>
    <w:rsid w:val="5348A89F"/>
    <w:rsid w:val="534EC4D4"/>
    <w:rsid w:val="534F4725"/>
    <w:rsid w:val="5351E3FA"/>
    <w:rsid w:val="53627874"/>
    <w:rsid w:val="5375C095"/>
    <w:rsid w:val="5375C433"/>
    <w:rsid w:val="53836611"/>
    <w:rsid w:val="5386CA8B"/>
    <w:rsid w:val="53914202"/>
    <w:rsid w:val="53A3D4D4"/>
    <w:rsid w:val="53A5CD8E"/>
    <w:rsid w:val="53C62905"/>
    <w:rsid w:val="53CABCDC"/>
    <w:rsid w:val="53CB7210"/>
    <w:rsid w:val="53D04A83"/>
    <w:rsid w:val="53DA835E"/>
    <w:rsid w:val="53E685A4"/>
    <w:rsid w:val="53FDEF69"/>
    <w:rsid w:val="541961C1"/>
    <w:rsid w:val="5420E1BB"/>
    <w:rsid w:val="542BC7D0"/>
    <w:rsid w:val="546712E3"/>
    <w:rsid w:val="546E026D"/>
    <w:rsid w:val="546FA57D"/>
    <w:rsid w:val="547680B8"/>
    <w:rsid w:val="5476DF63"/>
    <w:rsid w:val="547A4BEF"/>
    <w:rsid w:val="54806A60"/>
    <w:rsid w:val="54D0C6B8"/>
    <w:rsid w:val="54E9A611"/>
    <w:rsid w:val="551A39EC"/>
    <w:rsid w:val="554E4AC4"/>
    <w:rsid w:val="55647CB0"/>
    <w:rsid w:val="556880AC"/>
    <w:rsid w:val="556BF64B"/>
    <w:rsid w:val="55C269AC"/>
    <w:rsid w:val="55CCF13E"/>
    <w:rsid w:val="55D24C2C"/>
    <w:rsid w:val="55D3A6E9"/>
    <w:rsid w:val="55D5CFB4"/>
    <w:rsid w:val="55DE1CDB"/>
    <w:rsid w:val="55F09945"/>
    <w:rsid w:val="560A62E1"/>
    <w:rsid w:val="560C3E91"/>
    <w:rsid w:val="5619AFB1"/>
    <w:rsid w:val="561C313E"/>
    <w:rsid w:val="562464DE"/>
    <w:rsid w:val="562484CC"/>
    <w:rsid w:val="563C8E82"/>
    <w:rsid w:val="5641B85E"/>
    <w:rsid w:val="5648C33B"/>
    <w:rsid w:val="5652B602"/>
    <w:rsid w:val="5661E374"/>
    <w:rsid w:val="566D0511"/>
    <w:rsid w:val="56ADAA62"/>
    <w:rsid w:val="56BFAC25"/>
    <w:rsid w:val="56E3E401"/>
    <w:rsid w:val="56FAA78A"/>
    <w:rsid w:val="571E520D"/>
    <w:rsid w:val="571F716B"/>
    <w:rsid w:val="572132D5"/>
    <w:rsid w:val="5733ABF4"/>
    <w:rsid w:val="573A2D5E"/>
    <w:rsid w:val="5743A96E"/>
    <w:rsid w:val="57455A4A"/>
    <w:rsid w:val="5753E51D"/>
    <w:rsid w:val="57689C85"/>
    <w:rsid w:val="5771756C"/>
    <w:rsid w:val="57C4BC60"/>
    <w:rsid w:val="57E63AE1"/>
    <w:rsid w:val="580D3EC9"/>
    <w:rsid w:val="58117104"/>
    <w:rsid w:val="5836E971"/>
    <w:rsid w:val="5838A1F9"/>
    <w:rsid w:val="583C9C98"/>
    <w:rsid w:val="5845A7A1"/>
    <w:rsid w:val="58500458"/>
    <w:rsid w:val="586E0044"/>
    <w:rsid w:val="587F4F36"/>
    <w:rsid w:val="58832937"/>
    <w:rsid w:val="5894937F"/>
    <w:rsid w:val="58A1E548"/>
    <w:rsid w:val="58BA817B"/>
    <w:rsid w:val="58C436FF"/>
    <w:rsid w:val="58D01B03"/>
    <w:rsid w:val="58D7596A"/>
    <w:rsid w:val="58EA53ED"/>
    <w:rsid w:val="58EA624B"/>
    <w:rsid w:val="59101C36"/>
    <w:rsid w:val="591579D4"/>
    <w:rsid w:val="592C3E83"/>
    <w:rsid w:val="593244B7"/>
    <w:rsid w:val="59454F01"/>
    <w:rsid w:val="5984BD46"/>
    <w:rsid w:val="59A66ED4"/>
    <w:rsid w:val="59AE7110"/>
    <w:rsid w:val="59B2773C"/>
    <w:rsid w:val="59B61E1C"/>
    <w:rsid w:val="59C21E5A"/>
    <w:rsid w:val="59E36477"/>
    <w:rsid w:val="59E8F8FC"/>
    <w:rsid w:val="59EAFF55"/>
    <w:rsid w:val="59F46BD8"/>
    <w:rsid w:val="5A14BF50"/>
    <w:rsid w:val="5A2C82C8"/>
    <w:rsid w:val="5A41FD22"/>
    <w:rsid w:val="5A508833"/>
    <w:rsid w:val="5A573FE3"/>
    <w:rsid w:val="5A5C2858"/>
    <w:rsid w:val="5A7759D7"/>
    <w:rsid w:val="5A80E424"/>
    <w:rsid w:val="5A8281D0"/>
    <w:rsid w:val="5A8DBE93"/>
    <w:rsid w:val="5A97436F"/>
    <w:rsid w:val="5AA06FAE"/>
    <w:rsid w:val="5AB99444"/>
    <w:rsid w:val="5ABA6FA4"/>
    <w:rsid w:val="5ABAF7E5"/>
    <w:rsid w:val="5ABDCD8C"/>
    <w:rsid w:val="5ADFEF85"/>
    <w:rsid w:val="5AE1F321"/>
    <w:rsid w:val="5AE39EC8"/>
    <w:rsid w:val="5AEBC94D"/>
    <w:rsid w:val="5AFCB916"/>
    <w:rsid w:val="5B1F5E60"/>
    <w:rsid w:val="5B2AECB9"/>
    <w:rsid w:val="5B40EFAA"/>
    <w:rsid w:val="5B569C7F"/>
    <w:rsid w:val="5B6E69B3"/>
    <w:rsid w:val="5B7178D6"/>
    <w:rsid w:val="5B764FCC"/>
    <w:rsid w:val="5B800B65"/>
    <w:rsid w:val="5B9BEE18"/>
    <w:rsid w:val="5BAAFE75"/>
    <w:rsid w:val="5BBB07AF"/>
    <w:rsid w:val="5BD6717E"/>
    <w:rsid w:val="5C040D46"/>
    <w:rsid w:val="5C070C1D"/>
    <w:rsid w:val="5C160E19"/>
    <w:rsid w:val="5C253263"/>
    <w:rsid w:val="5C257E19"/>
    <w:rsid w:val="5C5A4F9C"/>
    <w:rsid w:val="5C64D686"/>
    <w:rsid w:val="5C66E02E"/>
    <w:rsid w:val="5C670FB7"/>
    <w:rsid w:val="5C69E999"/>
    <w:rsid w:val="5C6C62D3"/>
    <w:rsid w:val="5C702C44"/>
    <w:rsid w:val="5C76FC0B"/>
    <w:rsid w:val="5C879199"/>
    <w:rsid w:val="5CA2A927"/>
    <w:rsid w:val="5CA621F5"/>
    <w:rsid w:val="5CABB7E2"/>
    <w:rsid w:val="5CACE101"/>
    <w:rsid w:val="5CB26470"/>
    <w:rsid w:val="5CC05BE7"/>
    <w:rsid w:val="5CD1EEC4"/>
    <w:rsid w:val="5D00ACF0"/>
    <w:rsid w:val="5D0EF422"/>
    <w:rsid w:val="5D29CE99"/>
    <w:rsid w:val="5D2C953F"/>
    <w:rsid w:val="5D3A43FC"/>
    <w:rsid w:val="5D5491FE"/>
    <w:rsid w:val="5D5DB9F5"/>
    <w:rsid w:val="5D68C055"/>
    <w:rsid w:val="5D7EF956"/>
    <w:rsid w:val="5D843DDE"/>
    <w:rsid w:val="5DA8152F"/>
    <w:rsid w:val="5DAD6B88"/>
    <w:rsid w:val="5DC3210D"/>
    <w:rsid w:val="5DC74D3F"/>
    <w:rsid w:val="5DF7CBD4"/>
    <w:rsid w:val="5E455EF2"/>
    <w:rsid w:val="5E4E4DC1"/>
    <w:rsid w:val="5E567E78"/>
    <w:rsid w:val="5E6C528A"/>
    <w:rsid w:val="5E73EA9D"/>
    <w:rsid w:val="5E8D53B0"/>
    <w:rsid w:val="5E94B21F"/>
    <w:rsid w:val="5E99F383"/>
    <w:rsid w:val="5EA423A0"/>
    <w:rsid w:val="5EA89828"/>
    <w:rsid w:val="5ECAE167"/>
    <w:rsid w:val="5ED7202F"/>
    <w:rsid w:val="5EE17C19"/>
    <w:rsid w:val="5EF9FC04"/>
    <w:rsid w:val="5EFE5CE7"/>
    <w:rsid w:val="5F0F07C9"/>
    <w:rsid w:val="5F152E4D"/>
    <w:rsid w:val="5F1D7415"/>
    <w:rsid w:val="5F4AA677"/>
    <w:rsid w:val="5F6CAEDB"/>
    <w:rsid w:val="5F6F8D39"/>
    <w:rsid w:val="5F7C49BD"/>
    <w:rsid w:val="5F7D4E5D"/>
    <w:rsid w:val="5FD46365"/>
    <w:rsid w:val="5FD4AF7A"/>
    <w:rsid w:val="6016A349"/>
    <w:rsid w:val="60187D8D"/>
    <w:rsid w:val="6020A9C6"/>
    <w:rsid w:val="602C1935"/>
    <w:rsid w:val="60462EBD"/>
    <w:rsid w:val="605EB813"/>
    <w:rsid w:val="60654AA1"/>
    <w:rsid w:val="607A3A9B"/>
    <w:rsid w:val="607D7CBC"/>
    <w:rsid w:val="608907C4"/>
    <w:rsid w:val="609F9668"/>
    <w:rsid w:val="60A5B0AF"/>
    <w:rsid w:val="60A977A8"/>
    <w:rsid w:val="60B1AF67"/>
    <w:rsid w:val="60C045BC"/>
    <w:rsid w:val="60C72FFC"/>
    <w:rsid w:val="60CBB9D2"/>
    <w:rsid w:val="60D0C952"/>
    <w:rsid w:val="60D58951"/>
    <w:rsid w:val="60E5564F"/>
    <w:rsid w:val="60F59A10"/>
    <w:rsid w:val="610FC794"/>
    <w:rsid w:val="615CFF14"/>
    <w:rsid w:val="61832CC2"/>
    <w:rsid w:val="61929CD7"/>
    <w:rsid w:val="61C4F7D6"/>
    <w:rsid w:val="61D57000"/>
    <w:rsid w:val="61DF652B"/>
    <w:rsid w:val="61E3AD3C"/>
    <w:rsid w:val="620477E9"/>
    <w:rsid w:val="62086544"/>
    <w:rsid w:val="6217CED0"/>
    <w:rsid w:val="6225699B"/>
    <w:rsid w:val="62461A08"/>
    <w:rsid w:val="626A67FF"/>
    <w:rsid w:val="628554D6"/>
    <w:rsid w:val="629EDFF6"/>
    <w:rsid w:val="62B953AC"/>
    <w:rsid w:val="62B9D885"/>
    <w:rsid w:val="62BB27D7"/>
    <w:rsid w:val="62DC26D9"/>
    <w:rsid w:val="62E6DB9A"/>
    <w:rsid w:val="62ED5054"/>
    <w:rsid w:val="62F399B7"/>
    <w:rsid w:val="63192CFB"/>
    <w:rsid w:val="633DB5BE"/>
    <w:rsid w:val="634228D4"/>
    <w:rsid w:val="6342C8D8"/>
    <w:rsid w:val="635040CB"/>
    <w:rsid w:val="6360ECA2"/>
    <w:rsid w:val="6367428F"/>
    <w:rsid w:val="63A57E59"/>
    <w:rsid w:val="63B63F3E"/>
    <w:rsid w:val="63D3AA08"/>
    <w:rsid w:val="63E92C91"/>
    <w:rsid w:val="640393B2"/>
    <w:rsid w:val="64087C47"/>
    <w:rsid w:val="64367DC1"/>
    <w:rsid w:val="644AD94C"/>
    <w:rsid w:val="645C338F"/>
    <w:rsid w:val="646A41AD"/>
    <w:rsid w:val="64AA81D2"/>
    <w:rsid w:val="64B11B2D"/>
    <w:rsid w:val="64D32CAF"/>
    <w:rsid w:val="64D4D312"/>
    <w:rsid w:val="6507642E"/>
    <w:rsid w:val="65212AE7"/>
    <w:rsid w:val="6533E678"/>
    <w:rsid w:val="6536B9D6"/>
    <w:rsid w:val="654038D6"/>
    <w:rsid w:val="656DBF3C"/>
    <w:rsid w:val="6570CC5B"/>
    <w:rsid w:val="658C5084"/>
    <w:rsid w:val="65A6A621"/>
    <w:rsid w:val="65B15B52"/>
    <w:rsid w:val="65D79804"/>
    <w:rsid w:val="65E25188"/>
    <w:rsid w:val="660050E3"/>
    <w:rsid w:val="660950AB"/>
    <w:rsid w:val="66133C71"/>
    <w:rsid w:val="66326B75"/>
    <w:rsid w:val="66350F42"/>
    <w:rsid w:val="663B3CE8"/>
    <w:rsid w:val="66659C59"/>
    <w:rsid w:val="6699F3EE"/>
    <w:rsid w:val="669F38D5"/>
    <w:rsid w:val="669F75F0"/>
    <w:rsid w:val="66C3FC1D"/>
    <w:rsid w:val="6704A455"/>
    <w:rsid w:val="67229133"/>
    <w:rsid w:val="673E5594"/>
    <w:rsid w:val="674B653B"/>
    <w:rsid w:val="674FDD41"/>
    <w:rsid w:val="67522461"/>
    <w:rsid w:val="67877490"/>
    <w:rsid w:val="6790DB7B"/>
    <w:rsid w:val="67935A3F"/>
    <w:rsid w:val="67AE4780"/>
    <w:rsid w:val="67BE20C2"/>
    <w:rsid w:val="67C79D8D"/>
    <w:rsid w:val="67CA18A8"/>
    <w:rsid w:val="67D5C320"/>
    <w:rsid w:val="67D97C5E"/>
    <w:rsid w:val="6814EFE5"/>
    <w:rsid w:val="68155ECE"/>
    <w:rsid w:val="68192AFB"/>
    <w:rsid w:val="68366744"/>
    <w:rsid w:val="685F7A5F"/>
    <w:rsid w:val="6877270F"/>
    <w:rsid w:val="687F8962"/>
    <w:rsid w:val="6885DA4D"/>
    <w:rsid w:val="689564DD"/>
    <w:rsid w:val="689AAC6A"/>
    <w:rsid w:val="68AB0517"/>
    <w:rsid w:val="68AD3230"/>
    <w:rsid w:val="68B3C8BC"/>
    <w:rsid w:val="68C215B0"/>
    <w:rsid w:val="68C8BD88"/>
    <w:rsid w:val="68D1953C"/>
    <w:rsid w:val="68D8B971"/>
    <w:rsid w:val="68F28B65"/>
    <w:rsid w:val="6902E464"/>
    <w:rsid w:val="690CC94B"/>
    <w:rsid w:val="693976DC"/>
    <w:rsid w:val="69561D9C"/>
    <w:rsid w:val="695CF347"/>
    <w:rsid w:val="695F2A1A"/>
    <w:rsid w:val="69783024"/>
    <w:rsid w:val="69CE10E7"/>
    <w:rsid w:val="69DF83F3"/>
    <w:rsid w:val="6A09C4DC"/>
    <w:rsid w:val="6A1BE872"/>
    <w:rsid w:val="6A4C0711"/>
    <w:rsid w:val="6A4CE089"/>
    <w:rsid w:val="6A58A6D4"/>
    <w:rsid w:val="6A76769B"/>
    <w:rsid w:val="6A793DBE"/>
    <w:rsid w:val="6A938933"/>
    <w:rsid w:val="6A939E89"/>
    <w:rsid w:val="6A9FA967"/>
    <w:rsid w:val="6AAA8983"/>
    <w:rsid w:val="6AB30DB2"/>
    <w:rsid w:val="6ABAAEB0"/>
    <w:rsid w:val="6AC5668C"/>
    <w:rsid w:val="6ACB7DF8"/>
    <w:rsid w:val="6AD1F780"/>
    <w:rsid w:val="6ADE31D5"/>
    <w:rsid w:val="6AF68564"/>
    <w:rsid w:val="6B0AC1E9"/>
    <w:rsid w:val="6B125366"/>
    <w:rsid w:val="6B13228C"/>
    <w:rsid w:val="6B20D68B"/>
    <w:rsid w:val="6B2E378D"/>
    <w:rsid w:val="6B42ECE3"/>
    <w:rsid w:val="6B516BA5"/>
    <w:rsid w:val="6B5C25FB"/>
    <w:rsid w:val="6B6316CE"/>
    <w:rsid w:val="6B6D3F72"/>
    <w:rsid w:val="6B82DA37"/>
    <w:rsid w:val="6B96D5A4"/>
    <w:rsid w:val="6BA51DF4"/>
    <w:rsid w:val="6BB95C85"/>
    <w:rsid w:val="6BBC0636"/>
    <w:rsid w:val="6BCA23C8"/>
    <w:rsid w:val="6BE66AAD"/>
    <w:rsid w:val="6BF00EDD"/>
    <w:rsid w:val="6BF043A0"/>
    <w:rsid w:val="6BFD2855"/>
    <w:rsid w:val="6BFD29A6"/>
    <w:rsid w:val="6C0BF8C5"/>
    <w:rsid w:val="6C0FD32C"/>
    <w:rsid w:val="6C22E7BE"/>
    <w:rsid w:val="6C5E533D"/>
    <w:rsid w:val="6C65921D"/>
    <w:rsid w:val="6C743716"/>
    <w:rsid w:val="6C9B6360"/>
    <w:rsid w:val="6CB210DD"/>
    <w:rsid w:val="6CF42087"/>
    <w:rsid w:val="6D02B407"/>
    <w:rsid w:val="6D042D9F"/>
    <w:rsid w:val="6D0E6DD2"/>
    <w:rsid w:val="6D3DB2B6"/>
    <w:rsid w:val="6D3EAC67"/>
    <w:rsid w:val="6D4D4D4E"/>
    <w:rsid w:val="6D5B0700"/>
    <w:rsid w:val="6D5E7685"/>
    <w:rsid w:val="6D5F3C3D"/>
    <w:rsid w:val="6D926C21"/>
    <w:rsid w:val="6D99480E"/>
    <w:rsid w:val="6D9FEC83"/>
    <w:rsid w:val="6DA680BB"/>
    <w:rsid w:val="6DAA26C0"/>
    <w:rsid w:val="6DFAA990"/>
    <w:rsid w:val="6E0C3BB7"/>
    <w:rsid w:val="6E0C88A1"/>
    <w:rsid w:val="6E158563"/>
    <w:rsid w:val="6E21525A"/>
    <w:rsid w:val="6E41B2A1"/>
    <w:rsid w:val="6E49F2DC"/>
    <w:rsid w:val="6E4AD1C4"/>
    <w:rsid w:val="6E635F5A"/>
    <w:rsid w:val="6E7C290D"/>
    <w:rsid w:val="6E89DD59"/>
    <w:rsid w:val="6E8ECD08"/>
    <w:rsid w:val="6E9262AB"/>
    <w:rsid w:val="6E9C5521"/>
    <w:rsid w:val="6EA33B86"/>
    <w:rsid w:val="6EC6951F"/>
    <w:rsid w:val="6ED157E3"/>
    <w:rsid w:val="6EE0917A"/>
    <w:rsid w:val="6F19D2E3"/>
    <w:rsid w:val="6F232F7E"/>
    <w:rsid w:val="6F26AA95"/>
    <w:rsid w:val="6F3AD4A3"/>
    <w:rsid w:val="6F3F291E"/>
    <w:rsid w:val="6F4C899A"/>
    <w:rsid w:val="6F555FFB"/>
    <w:rsid w:val="6FB438C3"/>
    <w:rsid w:val="6FBB6AFD"/>
    <w:rsid w:val="6FC05926"/>
    <w:rsid w:val="6FD87924"/>
    <w:rsid w:val="6FDF5396"/>
    <w:rsid w:val="6FEBB3EA"/>
    <w:rsid w:val="6FFB90A2"/>
    <w:rsid w:val="6FFBF4B6"/>
    <w:rsid w:val="7010811D"/>
    <w:rsid w:val="701CE008"/>
    <w:rsid w:val="701F8883"/>
    <w:rsid w:val="7037960A"/>
    <w:rsid w:val="703FF612"/>
    <w:rsid w:val="7046DE25"/>
    <w:rsid w:val="7059426D"/>
    <w:rsid w:val="706EF882"/>
    <w:rsid w:val="7077080D"/>
    <w:rsid w:val="70888A6B"/>
    <w:rsid w:val="70948801"/>
    <w:rsid w:val="70A8B40B"/>
    <w:rsid w:val="70C825E1"/>
    <w:rsid w:val="70CF4156"/>
    <w:rsid w:val="70EE2E3B"/>
    <w:rsid w:val="710CCED0"/>
    <w:rsid w:val="710F7374"/>
    <w:rsid w:val="712CE6AA"/>
    <w:rsid w:val="712D7997"/>
    <w:rsid w:val="71327403"/>
    <w:rsid w:val="7156940C"/>
    <w:rsid w:val="71732667"/>
    <w:rsid w:val="717C92F7"/>
    <w:rsid w:val="71827FF7"/>
    <w:rsid w:val="71896C81"/>
    <w:rsid w:val="718B1FA8"/>
    <w:rsid w:val="71B71919"/>
    <w:rsid w:val="71DC1853"/>
    <w:rsid w:val="71DC4942"/>
    <w:rsid w:val="71DF69B0"/>
    <w:rsid w:val="71E522B2"/>
    <w:rsid w:val="71E8B721"/>
    <w:rsid w:val="720E6FDF"/>
    <w:rsid w:val="72107D99"/>
    <w:rsid w:val="72386CE9"/>
    <w:rsid w:val="726084FA"/>
    <w:rsid w:val="726F6D80"/>
    <w:rsid w:val="727D592C"/>
    <w:rsid w:val="72933208"/>
    <w:rsid w:val="729C4CB2"/>
    <w:rsid w:val="72A4B216"/>
    <w:rsid w:val="72C65546"/>
    <w:rsid w:val="72FF03D6"/>
    <w:rsid w:val="730006C5"/>
    <w:rsid w:val="7306E343"/>
    <w:rsid w:val="731026DA"/>
    <w:rsid w:val="731BA290"/>
    <w:rsid w:val="731CE9E1"/>
    <w:rsid w:val="7325697F"/>
    <w:rsid w:val="735698EA"/>
    <w:rsid w:val="73745060"/>
    <w:rsid w:val="73840405"/>
    <w:rsid w:val="73855589"/>
    <w:rsid w:val="7398F976"/>
    <w:rsid w:val="73A47E46"/>
    <w:rsid w:val="73A8BEBE"/>
    <w:rsid w:val="73B210E7"/>
    <w:rsid w:val="73CADB0B"/>
    <w:rsid w:val="740E00BA"/>
    <w:rsid w:val="7447D9AC"/>
    <w:rsid w:val="745BE8DD"/>
    <w:rsid w:val="745C9915"/>
    <w:rsid w:val="745D67EB"/>
    <w:rsid w:val="747B3985"/>
    <w:rsid w:val="747B5CBB"/>
    <w:rsid w:val="74837D73"/>
    <w:rsid w:val="748622D3"/>
    <w:rsid w:val="74977E19"/>
    <w:rsid w:val="74A257F9"/>
    <w:rsid w:val="74B61257"/>
    <w:rsid w:val="74C18D2D"/>
    <w:rsid w:val="74C6E842"/>
    <w:rsid w:val="74E41A17"/>
    <w:rsid w:val="7504E788"/>
    <w:rsid w:val="750B48A1"/>
    <w:rsid w:val="75235C84"/>
    <w:rsid w:val="752D4D2C"/>
    <w:rsid w:val="7553285B"/>
    <w:rsid w:val="755EB881"/>
    <w:rsid w:val="758EAEB2"/>
    <w:rsid w:val="75AD8914"/>
    <w:rsid w:val="75B07854"/>
    <w:rsid w:val="75BDD080"/>
    <w:rsid w:val="75C0CF92"/>
    <w:rsid w:val="75D86014"/>
    <w:rsid w:val="75F171F6"/>
    <w:rsid w:val="76385008"/>
    <w:rsid w:val="7645C751"/>
    <w:rsid w:val="7683F281"/>
    <w:rsid w:val="76AA36CA"/>
    <w:rsid w:val="76B40CE2"/>
    <w:rsid w:val="76B8317B"/>
    <w:rsid w:val="76BEA1F9"/>
    <w:rsid w:val="76CFF0D1"/>
    <w:rsid w:val="76EAC091"/>
    <w:rsid w:val="7719D064"/>
    <w:rsid w:val="771D1E10"/>
    <w:rsid w:val="7740801D"/>
    <w:rsid w:val="77485A36"/>
    <w:rsid w:val="7754B50E"/>
    <w:rsid w:val="77671573"/>
    <w:rsid w:val="7768FC1D"/>
    <w:rsid w:val="777591CE"/>
    <w:rsid w:val="7778AC70"/>
    <w:rsid w:val="77AC405D"/>
    <w:rsid w:val="77B40C49"/>
    <w:rsid w:val="77C49720"/>
    <w:rsid w:val="77C81768"/>
    <w:rsid w:val="77E9C718"/>
    <w:rsid w:val="77F4160E"/>
    <w:rsid w:val="77FA3678"/>
    <w:rsid w:val="78162037"/>
    <w:rsid w:val="7818FB8F"/>
    <w:rsid w:val="783B9316"/>
    <w:rsid w:val="78571E57"/>
    <w:rsid w:val="7867C025"/>
    <w:rsid w:val="787AE5B4"/>
    <w:rsid w:val="787B52CA"/>
    <w:rsid w:val="7883E224"/>
    <w:rsid w:val="78857A1E"/>
    <w:rsid w:val="788C00F3"/>
    <w:rsid w:val="78906ACF"/>
    <w:rsid w:val="78A3C14A"/>
    <w:rsid w:val="78B2675D"/>
    <w:rsid w:val="78BBD361"/>
    <w:rsid w:val="78CC46F3"/>
    <w:rsid w:val="78D319C4"/>
    <w:rsid w:val="78D5BB8F"/>
    <w:rsid w:val="78E3AB28"/>
    <w:rsid w:val="78EA0730"/>
    <w:rsid w:val="7902E992"/>
    <w:rsid w:val="7918372D"/>
    <w:rsid w:val="7932B429"/>
    <w:rsid w:val="7951DE24"/>
    <w:rsid w:val="795CBAE5"/>
    <w:rsid w:val="7960C2B6"/>
    <w:rsid w:val="7965D823"/>
    <w:rsid w:val="797A6090"/>
    <w:rsid w:val="7981761D"/>
    <w:rsid w:val="7992EB73"/>
    <w:rsid w:val="79953611"/>
    <w:rsid w:val="79B4CF3E"/>
    <w:rsid w:val="79C93FD4"/>
    <w:rsid w:val="79D4D5FE"/>
    <w:rsid w:val="79E8CEE4"/>
    <w:rsid w:val="7A031EBB"/>
    <w:rsid w:val="7A0C18BF"/>
    <w:rsid w:val="7A233F1E"/>
    <w:rsid w:val="7A2E0496"/>
    <w:rsid w:val="7A329164"/>
    <w:rsid w:val="7A34C31E"/>
    <w:rsid w:val="7A6231EE"/>
    <w:rsid w:val="7A629FA7"/>
    <w:rsid w:val="7A6E113A"/>
    <w:rsid w:val="7A832CC2"/>
    <w:rsid w:val="7A8DFDA7"/>
    <w:rsid w:val="7A94BA9B"/>
    <w:rsid w:val="7A984505"/>
    <w:rsid w:val="7ABC9F61"/>
    <w:rsid w:val="7AD5B4F4"/>
    <w:rsid w:val="7ADB4522"/>
    <w:rsid w:val="7AF1BEA8"/>
    <w:rsid w:val="7B0A70B6"/>
    <w:rsid w:val="7B2FBD5C"/>
    <w:rsid w:val="7B39462B"/>
    <w:rsid w:val="7B3DCF85"/>
    <w:rsid w:val="7B44789C"/>
    <w:rsid w:val="7B50BE82"/>
    <w:rsid w:val="7B557D6E"/>
    <w:rsid w:val="7B65DD1F"/>
    <w:rsid w:val="7B83BB89"/>
    <w:rsid w:val="7B89BC06"/>
    <w:rsid w:val="7B8D8844"/>
    <w:rsid w:val="7BAADDA2"/>
    <w:rsid w:val="7BB599E1"/>
    <w:rsid w:val="7BC5A90B"/>
    <w:rsid w:val="7BD5EEF4"/>
    <w:rsid w:val="7BDB0A18"/>
    <w:rsid w:val="7BE6DF75"/>
    <w:rsid w:val="7BE6FF48"/>
    <w:rsid w:val="7BFFE3CC"/>
    <w:rsid w:val="7C073876"/>
    <w:rsid w:val="7C073A33"/>
    <w:rsid w:val="7C35A0FA"/>
    <w:rsid w:val="7C5F427F"/>
    <w:rsid w:val="7C767F51"/>
    <w:rsid w:val="7C7A9A48"/>
    <w:rsid w:val="7CA3668A"/>
    <w:rsid w:val="7CA4F1A0"/>
    <w:rsid w:val="7CAB1213"/>
    <w:rsid w:val="7D17E8E5"/>
    <w:rsid w:val="7D2D0D7C"/>
    <w:rsid w:val="7D316069"/>
    <w:rsid w:val="7D34E91F"/>
    <w:rsid w:val="7D5373A5"/>
    <w:rsid w:val="7D5D0885"/>
    <w:rsid w:val="7D8BA918"/>
    <w:rsid w:val="7D97E9DC"/>
    <w:rsid w:val="7DAF82C4"/>
    <w:rsid w:val="7DBDD1EE"/>
    <w:rsid w:val="7DD17DF7"/>
    <w:rsid w:val="7DD34A22"/>
    <w:rsid w:val="7DE4E8B2"/>
    <w:rsid w:val="7DEE4281"/>
    <w:rsid w:val="7DF1A7C6"/>
    <w:rsid w:val="7E001FF1"/>
    <w:rsid w:val="7E2EE75F"/>
    <w:rsid w:val="7E521785"/>
    <w:rsid w:val="7E5FB49B"/>
    <w:rsid w:val="7E71CCB3"/>
    <w:rsid w:val="7E9A7DA2"/>
    <w:rsid w:val="7EA2DBAD"/>
    <w:rsid w:val="7EAB3D26"/>
    <w:rsid w:val="7EACCF66"/>
    <w:rsid w:val="7EB556EF"/>
    <w:rsid w:val="7EC9BE4A"/>
    <w:rsid w:val="7ED3BB31"/>
    <w:rsid w:val="7EE5412F"/>
    <w:rsid w:val="7EE74C3B"/>
    <w:rsid w:val="7EF6A063"/>
    <w:rsid w:val="7F268E90"/>
    <w:rsid w:val="7F373968"/>
    <w:rsid w:val="7F41571F"/>
    <w:rsid w:val="7F619DA6"/>
    <w:rsid w:val="7F6C45FC"/>
    <w:rsid w:val="7F6CC8CE"/>
    <w:rsid w:val="7F7560A2"/>
    <w:rsid w:val="7F79A20E"/>
    <w:rsid w:val="7F97F68E"/>
    <w:rsid w:val="7FAE5624"/>
    <w:rsid w:val="7FB0CB29"/>
    <w:rsid w:val="7FB2191E"/>
    <w:rsid w:val="7FB76D55"/>
    <w:rsid w:val="7FB7A231"/>
    <w:rsid w:val="7FC4238C"/>
    <w:rsid w:val="7FE93ED8"/>
    <w:rsid w:val="7FEA5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560A2"/>
  <w15:chartTrackingRefBased/>
  <w15:docId w15:val="{D32314BA-09DF-461F-B52D-1838B7DC5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5E567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E567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5E567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FB2EDA0"/>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5E567E78"/>
    <w:rPr>
      <w:rFonts w:eastAsiaTheme="majorEastAsia" w:cstheme="majorBidi"/>
      <w:color w:val="0F4761" w:themeColor="accent1" w:themeShade="BF"/>
      <w:sz w:val="28"/>
      <w:szCs w:val="28"/>
    </w:rPr>
  </w:style>
  <w:style w:type="paragraph" w:styleId="ListParagraph">
    <w:name w:val="List Paragraph"/>
    <w:basedOn w:val="Normal"/>
    <w:uiPriority w:val="34"/>
    <w:qFormat/>
    <w:rsid w:val="5E567E78"/>
    <w:pPr>
      <w:ind w:left="720"/>
      <w:contextualSpacing/>
    </w:pPr>
  </w:style>
  <w:style w:type="character" w:styleId="Hyperlink">
    <w:name w:val="Hyperlink"/>
    <w:basedOn w:val="DefaultParagraphFont"/>
    <w:uiPriority w:val="99"/>
    <w:unhideWhenUsed/>
    <w:rsid w:val="5E567E78"/>
    <w:rPr>
      <w:color w:val="467886"/>
      <w:u w:val="single"/>
    </w:rPr>
  </w:style>
  <w:style w:type="paragraph" w:styleId="NoSpacing">
    <w:name w:val="No Spacing"/>
    <w:uiPriority w:val="1"/>
    <w:qFormat/>
    <w:rsid w:val="5E567E78"/>
    <w:pPr>
      <w:spacing w:after="0"/>
    </w:pPr>
  </w:style>
  <w:style w:type="paragraph" w:styleId="Header">
    <w:name w:val="header"/>
    <w:basedOn w:val="Normal"/>
    <w:uiPriority w:val="99"/>
    <w:unhideWhenUsed/>
    <w:rsid w:val="38D6918C"/>
    <w:pPr>
      <w:tabs>
        <w:tab w:val="center" w:pos="4680"/>
        <w:tab w:val="right" w:pos="9360"/>
      </w:tabs>
      <w:spacing w:after="0" w:line="240" w:lineRule="auto"/>
    </w:pPr>
  </w:style>
  <w:style w:type="paragraph" w:styleId="Footer">
    <w:name w:val="footer"/>
    <w:basedOn w:val="Normal"/>
    <w:uiPriority w:val="99"/>
    <w:unhideWhenUsed/>
    <w:rsid w:val="38D6918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FE305E"/>
    <w:pPr>
      <w:spacing w:after="0" w:line="240" w:lineRule="auto"/>
    </w:pPr>
  </w:style>
  <w:style w:type="character" w:customStyle="1" w:styleId="UnresolvedMention1">
    <w:name w:val="Unresolved Mention1"/>
    <w:basedOn w:val="DefaultParagraphFont"/>
    <w:uiPriority w:val="99"/>
    <w:semiHidden/>
    <w:unhideWhenUsed/>
    <w:rsid w:val="00D5289B"/>
    <w:rPr>
      <w:color w:val="605E5C"/>
      <w:shd w:val="clear" w:color="auto" w:fill="E1DFDD"/>
    </w:rPr>
  </w:style>
  <w:style w:type="character" w:styleId="FollowedHyperlink">
    <w:name w:val="FollowedHyperlink"/>
    <w:basedOn w:val="DefaultParagraphFont"/>
    <w:uiPriority w:val="99"/>
    <w:semiHidden/>
    <w:unhideWhenUsed/>
    <w:rsid w:val="0038688E"/>
    <w:rPr>
      <w:color w:val="96607D" w:themeColor="followedHyperlink"/>
      <w:u w:val="single"/>
    </w:rPr>
  </w:style>
  <w:style w:type="paragraph" w:styleId="BalloonText">
    <w:name w:val="Balloon Text"/>
    <w:basedOn w:val="Normal"/>
    <w:link w:val="BalloonTextChar"/>
    <w:uiPriority w:val="99"/>
    <w:semiHidden/>
    <w:unhideWhenUsed/>
    <w:rsid w:val="00C949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4946"/>
    <w:rPr>
      <w:rFonts w:ascii="Segoe UI" w:hAnsi="Segoe UI" w:cs="Segoe UI"/>
      <w:sz w:val="18"/>
      <w:szCs w:val="18"/>
    </w:rPr>
  </w:style>
  <w:style w:type="character" w:styleId="CommentReference">
    <w:name w:val="annotation reference"/>
    <w:basedOn w:val="DefaultParagraphFont"/>
    <w:uiPriority w:val="99"/>
    <w:semiHidden/>
    <w:unhideWhenUsed/>
    <w:rsid w:val="008A2979"/>
    <w:rPr>
      <w:sz w:val="16"/>
      <w:szCs w:val="16"/>
    </w:rPr>
  </w:style>
  <w:style w:type="paragraph" w:styleId="CommentText">
    <w:name w:val="annotation text"/>
    <w:basedOn w:val="Normal"/>
    <w:link w:val="CommentTextChar"/>
    <w:uiPriority w:val="99"/>
    <w:unhideWhenUsed/>
    <w:rsid w:val="008A2979"/>
    <w:pPr>
      <w:spacing w:line="240" w:lineRule="auto"/>
    </w:pPr>
    <w:rPr>
      <w:sz w:val="20"/>
      <w:szCs w:val="20"/>
    </w:rPr>
  </w:style>
  <w:style w:type="character" w:customStyle="1" w:styleId="CommentTextChar">
    <w:name w:val="Comment Text Char"/>
    <w:basedOn w:val="DefaultParagraphFont"/>
    <w:link w:val="CommentText"/>
    <w:uiPriority w:val="99"/>
    <w:rsid w:val="008A2979"/>
    <w:rPr>
      <w:sz w:val="20"/>
      <w:szCs w:val="20"/>
    </w:rPr>
  </w:style>
  <w:style w:type="paragraph" w:styleId="CommentSubject">
    <w:name w:val="annotation subject"/>
    <w:basedOn w:val="CommentText"/>
    <w:next w:val="CommentText"/>
    <w:link w:val="CommentSubjectChar"/>
    <w:uiPriority w:val="99"/>
    <w:semiHidden/>
    <w:unhideWhenUsed/>
    <w:rsid w:val="008A2979"/>
    <w:rPr>
      <w:b/>
      <w:bCs/>
    </w:rPr>
  </w:style>
  <w:style w:type="character" w:customStyle="1" w:styleId="CommentSubjectChar">
    <w:name w:val="Comment Subject Char"/>
    <w:basedOn w:val="CommentTextChar"/>
    <w:link w:val="CommentSubject"/>
    <w:uiPriority w:val="99"/>
    <w:semiHidden/>
    <w:rsid w:val="008A29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hyperlink" Target="https://www.careratings.com/upload/CompanyFiles/PR/202503140317_Bajaj_Allianz_Life_Insurance_Company_Limited.pdf" TargetMode="External"/><Relationship Id="rId26" Type="http://schemas.microsoft.com/office/2016/09/relationships/commentsIds" Target="commentsIds.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investor.sebi.gov.in/moneymatters-inflation.html?utm_source=chatgpt.com" TargetMode="External"/><Relationship Id="rId17" Type="http://schemas.openxmlformats.org/officeDocument/2006/relationships/image" Target="media/image6.png"/><Relationship Id="rId25"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hyperlink" Target="https://www.bajajlifeinsurance.com/life-insurance-claim-assistance.html"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bajajlifeinsurance.com/life-insurance-claim-assistance.html" TargetMode="External"/><Relationship Id="rId23" Type="http://schemas.microsoft.com/office/2011/relationships/people" Target="people.xml"/><Relationship Id="rId10" Type="http://schemas.openxmlformats.org/officeDocument/2006/relationships/image" Target="media/image2.jpeg"/><Relationship Id="rId19" Type="http://schemas.openxmlformats.org/officeDocument/2006/relationships/image" Target="media/image7.emf"/><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fontTable" Target="fontTable.xm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3883</Words>
  <Characters>22135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Vrushal Zatey(Outsource-Pepper Content)/Pune Ho/Marketing/Life</dc:creator>
  <cp:keywords/>
  <dc:description/>
  <cp:lastModifiedBy>Rituraj Singh/Pune HO/Marketing/Life</cp:lastModifiedBy>
  <cp:revision>3</cp:revision>
  <dcterms:created xsi:type="dcterms:W3CDTF">2026-05-19T13:57:00Z</dcterms:created>
  <dcterms:modified xsi:type="dcterms:W3CDTF">2026-05-19T13:57:00Z</dcterms:modified>
</cp:coreProperties>
</file>